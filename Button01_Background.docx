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89E29BF" w14:textId="0A89A303" w:rsidR="008C0016" w:rsidRPr="00B84AAA" w:rsidRDefault="10B339EF" w:rsidP="5BF9CD35">
      <w:pPr>
        <w:pStyle w:val="Heading1"/>
        <w:spacing w:before="0" w:after="240"/>
      </w:pPr>
      <w:proofErr w:type="spellStart"/>
      <w:r>
        <w:t>RestoratiON</w:t>
      </w:r>
      <w:proofErr w:type="spellEnd"/>
      <w:r w:rsidR="615A0BD6">
        <w:t>:</w:t>
      </w:r>
      <w:r>
        <w:t xml:space="preserve"> </w:t>
      </w:r>
      <w:r w:rsidR="615A0BD6">
        <w:t xml:space="preserve">a </w:t>
      </w:r>
      <w:r>
        <w:t>tool</w:t>
      </w:r>
      <w:r w:rsidR="10C14F68">
        <w:t xml:space="preserve"> to identify priority restoration sites in Ontario</w:t>
      </w:r>
    </w:p>
    <w:p w14:paraId="60F75453" w14:textId="5EE1A32D" w:rsidR="008C0016" w:rsidRPr="00B84AAA" w:rsidRDefault="294D684B" w:rsidP="5BF9CD35">
      <w:pPr>
        <w:pStyle w:val="Heading2"/>
        <w:spacing w:before="0" w:after="240"/>
      </w:pPr>
      <w:r>
        <w:t>What does the tool do?</w:t>
      </w:r>
    </w:p>
    <w:p w14:paraId="600A93E2" w14:textId="54571978" w:rsidR="008C0016" w:rsidRPr="00B84AAA" w:rsidRDefault="40F94B3B" w:rsidP="5A4B04F8">
      <w:pPr>
        <w:spacing w:after="240"/>
        <w:rPr>
          <w:rFonts w:ascii="Times New Roman" w:hAnsi="Times New Roman" w:cs="Times New Roman"/>
          <w:sz w:val="28"/>
          <w:szCs w:val="28"/>
        </w:rPr>
      </w:pPr>
      <w:r w:rsidRPr="5A4B04F8">
        <w:rPr>
          <w:rFonts w:ascii="Times New Roman" w:hAnsi="Times New Roman" w:cs="Times New Roman"/>
          <w:sz w:val="28"/>
          <w:szCs w:val="28"/>
        </w:rPr>
        <w:t xml:space="preserve">The </w:t>
      </w:r>
      <w:proofErr w:type="spellStart"/>
      <w:r w:rsidRPr="5A4B04F8">
        <w:rPr>
          <w:rFonts w:ascii="Times New Roman" w:hAnsi="Times New Roman" w:cs="Times New Roman"/>
          <w:sz w:val="28"/>
          <w:szCs w:val="28"/>
        </w:rPr>
        <w:t>RestoratiON</w:t>
      </w:r>
      <w:proofErr w:type="spellEnd"/>
      <w:r w:rsidRPr="5A4B04F8">
        <w:rPr>
          <w:rFonts w:ascii="Times New Roman" w:hAnsi="Times New Roman" w:cs="Times New Roman"/>
          <w:sz w:val="28"/>
          <w:szCs w:val="28"/>
        </w:rPr>
        <w:t xml:space="preserve"> tool allows a user to select a target landscape</w:t>
      </w:r>
      <w:r w:rsidR="54620821" w:rsidRPr="5A4B04F8">
        <w:rPr>
          <w:rFonts w:ascii="Times New Roman" w:hAnsi="Times New Roman" w:cs="Times New Roman"/>
          <w:sz w:val="28"/>
          <w:szCs w:val="28"/>
        </w:rPr>
        <w:t xml:space="preserve"> within Ontario</w:t>
      </w:r>
      <w:r w:rsidRPr="5A4B04F8">
        <w:rPr>
          <w:rFonts w:ascii="Times New Roman" w:hAnsi="Times New Roman" w:cs="Times New Roman"/>
          <w:sz w:val="28"/>
          <w:szCs w:val="28"/>
        </w:rPr>
        <w:t>, and for that area of interest, identify candidate areas</w:t>
      </w:r>
      <w:r w:rsidR="3B9F52A9" w:rsidRPr="5A4B04F8">
        <w:rPr>
          <w:rFonts w:ascii="Times New Roman" w:hAnsi="Times New Roman" w:cs="Times New Roman"/>
          <w:sz w:val="28"/>
          <w:szCs w:val="28"/>
        </w:rPr>
        <w:t xml:space="preserve"> for restoration</w:t>
      </w:r>
      <w:r w:rsidRPr="5A4B04F8">
        <w:rPr>
          <w:rFonts w:ascii="Times New Roman" w:hAnsi="Times New Roman" w:cs="Times New Roman"/>
          <w:sz w:val="28"/>
          <w:szCs w:val="28"/>
        </w:rPr>
        <w:t xml:space="preserve"> that are currently considered </w:t>
      </w:r>
      <w:r w:rsidR="17553845" w:rsidRPr="5A4B04F8">
        <w:rPr>
          <w:rFonts w:ascii="Times New Roman" w:hAnsi="Times New Roman" w:cs="Times New Roman"/>
          <w:sz w:val="28"/>
          <w:szCs w:val="28"/>
        </w:rPr>
        <w:t xml:space="preserve">degraded </w:t>
      </w:r>
      <w:r w:rsidR="4D81CEF5" w:rsidRPr="5A4B04F8">
        <w:rPr>
          <w:rFonts w:ascii="Times New Roman" w:hAnsi="Times New Roman" w:cs="Times New Roman"/>
          <w:sz w:val="28"/>
          <w:szCs w:val="28"/>
        </w:rPr>
        <w:t>in some way</w:t>
      </w:r>
      <w:r w:rsidR="17553845" w:rsidRPr="5A4B04F8">
        <w:rPr>
          <w:rFonts w:ascii="Times New Roman" w:hAnsi="Times New Roman" w:cs="Times New Roman"/>
          <w:sz w:val="28"/>
          <w:szCs w:val="28"/>
        </w:rPr>
        <w:t>. For each candidate area, the tool measures the potential benefit of res</w:t>
      </w:r>
      <w:r w:rsidR="24EC95D5" w:rsidRPr="5A4B04F8">
        <w:rPr>
          <w:rFonts w:ascii="Times New Roman" w:hAnsi="Times New Roman" w:cs="Times New Roman"/>
          <w:sz w:val="28"/>
          <w:szCs w:val="28"/>
        </w:rPr>
        <w:t xml:space="preserve">toration based on </w:t>
      </w:r>
      <w:r w:rsidR="4D81CEF5" w:rsidRPr="5A4B04F8">
        <w:rPr>
          <w:rFonts w:ascii="Times New Roman" w:hAnsi="Times New Roman" w:cs="Times New Roman"/>
          <w:sz w:val="28"/>
          <w:szCs w:val="28"/>
        </w:rPr>
        <w:t>several</w:t>
      </w:r>
      <w:r w:rsidR="24EC95D5" w:rsidRPr="5A4B04F8">
        <w:rPr>
          <w:rFonts w:ascii="Times New Roman" w:hAnsi="Times New Roman" w:cs="Times New Roman"/>
          <w:sz w:val="28"/>
          <w:szCs w:val="28"/>
        </w:rPr>
        <w:t xml:space="preserve"> metrics, including patch size, connectivity and environmental heterogeneity. Candidate areas within the target landscape are ranked in terms of their restoration </w:t>
      </w:r>
      <w:r w:rsidR="4D81CEF5" w:rsidRPr="5A4B04F8">
        <w:rPr>
          <w:rFonts w:ascii="Times New Roman" w:hAnsi="Times New Roman" w:cs="Times New Roman"/>
          <w:sz w:val="28"/>
          <w:szCs w:val="28"/>
        </w:rPr>
        <w:t>benefit and</w:t>
      </w:r>
      <w:r w:rsidR="24EC95D5" w:rsidRPr="5A4B04F8">
        <w:rPr>
          <w:rFonts w:ascii="Times New Roman" w:hAnsi="Times New Roman" w:cs="Times New Roman"/>
          <w:sz w:val="28"/>
          <w:szCs w:val="28"/>
        </w:rPr>
        <w:t xml:space="preserve"> </w:t>
      </w:r>
      <w:r w:rsidR="4D81CEF5" w:rsidRPr="5A4B04F8">
        <w:rPr>
          <w:rFonts w:ascii="Times New Roman" w:hAnsi="Times New Roman" w:cs="Times New Roman"/>
          <w:sz w:val="28"/>
          <w:szCs w:val="28"/>
        </w:rPr>
        <w:t xml:space="preserve">are </w:t>
      </w:r>
      <w:r w:rsidR="24EC95D5" w:rsidRPr="5A4B04F8">
        <w:rPr>
          <w:rFonts w:ascii="Times New Roman" w:hAnsi="Times New Roman" w:cs="Times New Roman"/>
          <w:sz w:val="28"/>
          <w:szCs w:val="28"/>
        </w:rPr>
        <w:t xml:space="preserve">provided to the user </w:t>
      </w:r>
      <w:r w:rsidR="391C765E" w:rsidRPr="5A4B04F8">
        <w:rPr>
          <w:rFonts w:ascii="Times New Roman" w:hAnsi="Times New Roman" w:cs="Times New Roman"/>
          <w:sz w:val="28"/>
          <w:szCs w:val="28"/>
        </w:rPr>
        <w:t>to</w:t>
      </w:r>
      <w:r w:rsidR="24EC95D5" w:rsidRPr="5A4B04F8">
        <w:rPr>
          <w:rFonts w:ascii="Times New Roman" w:hAnsi="Times New Roman" w:cs="Times New Roman"/>
          <w:sz w:val="28"/>
          <w:szCs w:val="28"/>
        </w:rPr>
        <w:t xml:space="preserve"> further assess their suitability for restoration activities.</w:t>
      </w:r>
    </w:p>
    <w:p w14:paraId="591E7AE6" w14:textId="77777777" w:rsidR="00671758" w:rsidRPr="00F25438" w:rsidRDefault="041A9009" w:rsidP="2C8DA149">
      <w:pPr>
        <w:pStyle w:val="Heading2"/>
        <w:spacing w:before="0" w:after="240"/>
      </w:pPr>
      <w:r w:rsidRPr="2C8DA149">
        <w:rPr>
          <w:rStyle w:val="Heading2Char"/>
          <w:b/>
          <w:bCs/>
        </w:rPr>
        <w:t>What is degraded land?</w:t>
      </w:r>
      <w:r w:rsidRPr="00F25438">
        <w:t xml:space="preserve"> </w:t>
      </w:r>
    </w:p>
    <w:p w14:paraId="1C376D37" w14:textId="6E14A7F9" w:rsidR="001E4FA4" w:rsidRDefault="041A9009" w:rsidP="5BF9CD35">
      <w:pPr>
        <w:spacing w:after="240"/>
        <w:rPr>
          <w:rFonts w:ascii="Times New Roman" w:hAnsi="Times New Roman" w:cs="Times New Roman"/>
        </w:rPr>
      </w:pPr>
      <w:r w:rsidRPr="5A4B04F8">
        <w:rPr>
          <w:rFonts w:ascii="Times New Roman" w:hAnsi="Times New Roman" w:cs="Times New Roman"/>
          <w:sz w:val="28"/>
          <w:szCs w:val="28"/>
        </w:rPr>
        <w:t xml:space="preserve">The </w:t>
      </w:r>
      <w:proofErr w:type="spellStart"/>
      <w:r w:rsidRPr="5A4B04F8">
        <w:rPr>
          <w:rFonts w:ascii="Times New Roman" w:hAnsi="Times New Roman" w:cs="Times New Roman"/>
          <w:sz w:val="28"/>
          <w:szCs w:val="28"/>
        </w:rPr>
        <w:t>RestoratiON</w:t>
      </w:r>
      <w:proofErr w:type="spellEnd"/>
      <w:r w:rsidRPr="5A4B04F8">
        <w:rPr>
          <w:rFonts w:ascii="Times New Roman" w:hAnsi="Times New Roman" w:cs="Times New Roman"/>
          <w:sz w:val="28"/>
          <w:szCs w:val="28"/>
        </w:rPr>
        <w:t xml:space="preserve"> tool builds off previous efforts </w:t>
      </w:r>
      <w:ins w:id="0" w:author="Erica Newton" w:date="2024-11-22T11:33:00Z">
        <w:r w:rsidR="004934EF" w:rsidRPr="5A4B04F8">
          <w:rPr>
            <w:rFonts w:ascii="Times New Roman" w:hAnsi="Times New Roman" w:cs="Times New Roman"/>
            <w:sz w:val="28"/>
            <w:szCs w:val="28"/>
          </w:rPr>
          <w:t xml:space="preserve">to </w:t>
        </w:r>
      </w:ins>
      <w:r w:rsidRPr="5A4B04F8">
        <w:rPr>
          <w:rFonts w:ascii="Times New Roman" w:hAnsi="Times New Roman" w:cs="Times New Roman"/>
          <w:sz w:val="28"/>
          <w:szCs w:val="28"/>
        </w:rPr>
        <w:t>defin</w:t>
      </w:r>
      <w:ins w:id="1" w:author="Erica Newton" w:date="2024-11-22T11:34:00Z">
        <w:r w:rsidR="004934EF" w:rsidRPr="5A4B04F8">
          <w:rPr>
            <w:rFonts w:ascii="Times New Roman" w:hAnsi="Times New Roman" w:cs="Times New Roman"/>
            <w:sz w:val="28"/>
            <w:szCs w:val="28"/>
          </w:rPr>
          <w:t>e</w:t>
        </w:r>
      </w:ins>
      <w:del w:id="2" w:author="Erica Newton" w:date="2024-11-22T11:34:00Z">
        <w:r w:rsidRPr="5A4B04F8" w:rsidDel="041A9009">
          <w:rPr>
            <w:rFonts w:ascii="Times New Roman" w:hAnsi="Times New Roman" w:cs="Times New Roman"/>
            <w:sz w:val="28"/>
            <w:szCs w:val="28"/>
          </w:rPr>
          <w:delText>ing</w:delText>
        </w:r>
      </w:del>
      <w:r w:rsidRPr="5A4B04F8">
        <w:rPr>
          <w:rFonts w:ascii="Times New Roman" w:hAnsi="Times New Roman" w:cs="Times New Roman"/>
          <w:sz w:val="28"/>
          <w:szCs w:val="28"/>
        </w:rPr>
        <w:t xml:space="preserve"> restorable areas </w:t>
      </w:r>
      <w:r w:rsidRPr="5A4B04F8">
        <w:rPr>
          <w:rFonts w:ascii="Times New Roman" w:hAnsi="Times New Roman" w:cs="Times New Roman"/>
        </w:rPr>
        <w:fldChar w:fldCharType="begin"/>
      </w:r>
      <w:r w:rsidRPr="5A4B04F8">
        <w:rPr>
          <w:rFonts w:ascii="Times New Roman" w:hAnsi="Times New Roman" w:cs="Times New Roman"/>
        </w:rPr>
        <w:instrText xml:space="preserve"> ADDIN ZOTERO_ITEM CSL_CITATION {"citationID":"diFzUBJs","properties":{"formattedCitation":"(Currie et al. 2023)","plainCitation":"(Currie et al. 2023)","noteIndex":0},"citationItems":[{"id":7918,"uris":["http://zotero.org/users/9060408/items/9JAB5U8W"],"itemData":{"id":7918,"type":"article-journal","abstract":"Ecosystem restoration is a fundamental way of delivering nature-based solutions to improve resilience in a changing climate and sustain biodiversity. Spatial analyses to identify where ecosystem restoration would yield targeted environmental benefits are critical to inform, and coordinate restoration initiatives at multiple scales to achieve national commitments and global goals. Here, we provide an optimization analysis for restoration potential of converted terrestrial ecosystems in Canada by integrating carbon storage and biodiversity benefits as key considerations. Our results show that converted landscapes are prevalent in southern anthropic regions of Canada, with the greatest potential for biodiversity benefits through forest and grassland restoration. At national scales, carbon density (tonnes C/km2) and total carbon storage (tonnes C) potential were greatest for wetland and forest restoration, respectively. When biodiversity and carbon were both included in an optimization framework, consistent priorities across all three restoration targets (50,000; 100,000; and 150,000 km2) comprised forest restoration in the St. Lawrence and Lake Erie Lowlands, with the Lake Manitoba Plains, Interlake Plains, and Manitoulin-Lake Simcoe ecoregions also frequently identified. Our analysis will help decision-makers identify where restoration of converted lands may support considerable gains in simultaneously achieving climate and biodiversity goals in Canada.","container-title":"Conservation Science and Practice","DOI":"10.1111/csp2.12924","ISSN":"2578-4854, 2578-4854","journalAbbreviation":"Conservat Sci and Prac","language":"en","page":"e12924","source":"DOI.org (Crossref)","title":"Prioritizing ecological restoration of converted lands in Canada by spatially integrating organic carbon storage and biodiversity benefits","author":[{"family":"Currie","given":"Jessica"},{"family":"Merritt","given":"Will"},{"family":"Liang","given":"Chris"},{"family":"Sothe","given":"Camile"},{"family":"Beatty","given":"Craig R."},{"family":"Shackelford","given":"Nancy"},{"family":"Hirsh‐Pearson","given":"Kristen"},{"family":"Gonsamo","given":"Alemu"},{"family":"Snider","given":"James"}],"issued":{"date-parts":[["2023",4,3]]}}}],"schema":"https://github.com/citation-style-language/schema/raw/master/csl-citation.json"} </w:instrText>
      </w:r>
      <w:r w:rsidRPr="5A4B04F8">
        <w:rPr>
          <w:rFonts w:ascii="Times New Roman" w:hAnsi="Times New Roman" w:cs="Times New Roman"/>
        </w:rPr>
        <w:fldChar w:fldCharType="separate"/>
      </w:r>
      <w:r w:rsidRPr="5A4B04F8">
        <w:rPr>
          <w:rFonts w:ascii="Times New Roman" w:hAnsi="Times New Roman" w:cs="Times New Roman"/>
          <w:sz w:val="28"/>
          <w:szCs w:val="28"/>
        </w:rPr>
        <w:t>(Currie et al. 2023)</w:t>
      </w:r>
      <w:r w:rsidRPr="5A4B04F8">
        <w:rPr>
          <w:rFonts w:ascii="Times New Roman" w:hAnsi="Times New Roman" w:cs="Times New Roman"/>
        </w:rPr>
        <w:fldChar w:fldCharType="end"/>
      </w:r>
      <w:r w:rsidRPr="5A4B04F8">
        <w:rPr>
          <w:rFonts w:ascii="Times New Roman" w:hAnsi="Times New Roman" w:cs="Times New Roman"/>
          <w:sz w:val="28"/>
          <w:szCs w:val="28"/>
        </w:rPr>
        <w:t xml:space="preserve"> by referring to </w:t>
      </w:r>
      <w:r w:rsidR="63B22A5E" w:rsidRPr="5A4B04F8">
        <w:rPr>
          <w:rFonts w:ascii="Times New Roman" w:hAnsi="Times New Roman" w:cs="Times New Roman"/>
          <w:sz w:val="28"/>
          <w:szCs w:val="28"/>
        </w:rPr>
        <w:t xml:space="preserve">the </w:t>
      </w:r>
      <w:r w:rsidRPr="5A4B04F8">
        <w:rPr>
          <w:rFonts w:ascii="Times New Roman" w:hAnsi="Times New Roman" w:cs="Times New Roman"/>
          <w:sz w:val="28"/>
          <w:szCs w:val="28"/>
        </w:rPr>
        <w:t>human footprint as a multi-faceted expression of anthropogenic influence on a</w:t>
      </w:r>
      <w:r w:rsidR="3918486C" w:rsidRPr="5A4B04F8">
        <w:rPr>
          <w:rFonts w:ascii="Times New Roman" w:hAnsi="Times New Roman" w:cs="Times New Roman"/>
          <w:sz w:val="28"/>
          <w:szCs w:val="28"/>
        </w:rPr>
        <w:t>n</w:t>
      </w:r>
      <w:r w:rsidRPr="5A4B04F8">
        <w:rPr>
          <w:rFonts w:ascii="Times New Roman" w:hAnsi="Times New Roman" w:cs="Times New Roman"/>
          <w:sz w:val="28"/>
          <w:szCs w:val="28"/>
        </w:rPr>
        <w:t xml:space="preserve"> </w:t>
      </w:r>
      <w:r w:rsidR="5001A43F" w:rsidRPr="5A4B04F8">
        <w:rPr>
          <w:rFonts w:ascii="Times New Roman" w:hAnsi="Times New Roman" w:cs="Times New Roman"/>
          <w:sz w:val="28"/>
          <w:szCs w:val="28"/>
        </w:rPr>
        <w:t>area</w:t>
      </w:r>
      <w:r w:rsidRPr="5A4B04F8">
        <w:rPr>
          <w:rFonts w:ascii="Times New Roman" w:hAnsi="Times New Roman" w:cs="Times New Roman"/>
          <w:sz w:val="28"/>
          <w:szCs w:val="28"/>
        </w:rPr>
        <w:t xml:space="preserve"> </w:t>
      </w:r>
      <w:r w:rsidRPr="5A4B04F8">
        <w:rPr>
          <w:rFonts w:ascii="Times New Roman" w:hAnsi="Times New Roman" w:cs="Times New Roman"/>
        </w:rPr>
        <w:fldChar w:fldCharType="begin"/>
      </w:r>
      <w:r w:rsidRPr="5A4B04F8">
        <w:rPr>
          <w:rFonts w:ascii="Times New Roman" w:hAnsi="Times New Roman" w:cs="Times New Roman"/>
        </w:rPr>
        <w:instrText xml:space="preserve"> ADDIN ZOTERO_ITEM CSL_CITATION {"citationID":"BSzH5VSx","properties":{"formattedCitation":"(Hirsh-Pearson et al. 2022)","plainCitation":"(Hirsh-Pearson et al. 2022)","noteIndex":0},"citationItems":[{"id":9257,"uris":["http://zotero.org/users/9060408/items/LX3SJLGW"],"itemData":{"id":9257,"type":"article-journal","abstract":"Efforts are underway in Canada to set aside terrestrial lands for conservation, thereby protecting them from anthropogenic pressures. Here we produce the first Canadian human footprint map by combining 12 different anthropogenic pressures and identifying intact and modified lands and ecosystems across the country. Our results showed strong spatial variation in pressures across the country, with just 18% of Canada experiencing measurable human pressure. However, some ecosystems are experiencing very high pressure, such as the Great Lakes Plains and Prairies national ecological areas that have over 75% and 56% of their areas, respectively, with a high human footprint. In contrast, the Arctic and Northern Mountains have less than 0.02% and 0.2%, respectively, of their extent under high human footprint. A validation of the final map, using random statistical sampling, resulted in a Cohen Kappa statistic of 0.91, signifying an “almost perfect” agreement between the human footprint and the validation data set. By increasing the number and accuracy of mapped pressures, our map demonstrates much more widespread pressures in Canada than were indicated by previous global mapping efforts, demonstrating the value in specific national data applications. Ecological areas with immense anthropogenic pressure highlight challenges that may arise when planning for ecologically representative protected areas.","container-title":"FACETS","DOI":"10.1139/facets-2021-0063","ISSN":"2371-1671","journalAbbreviation":"FACETS","language":"en","page":"398-419","source":"DOI.org (Crossref)","title":"Canada’s human footprint reveals large intact areas juxtaposed against areas under immense anthropogenic pressure","volume":"7","author":[{"family":"Hirsh-Pearson","given":"Kristen"},{"family":"Johnson","given":"Chris J."},{"family":"Schuster","given":"Richard"},{"family":"Wheate","given":"Roger D."},{"family":"Venter","given":"Oscar"}],"editor":[{"family":"Bradley","given":"Raymond"}],"issued":{"date-parts":[["2022",1,1]]}}}],"schema":"https://github.com/citation-style-language/schema/raw/master/csl-citation.json"} </w:instrText>
      </w:r>
      <w:r w:rsidRPr="5A4B04F8">
        <w:rPr>
          <w:rFonts w:ascii="Times New Roman" w:hAnsi="Times New Roman" w:cs="Times New Roman"/>
        </w:rPr>
        <w:fldChar w:fldCharType="separate"/>
      </w:r>
      <w:r w:rsidRPr="5A4B04F8">
        <w:rPr>
          <w:rFonts w:ascii="Times New Roman" w:hAnsi="Times New Roman" w:cs="Times New Roman"/>
          <w:sz w:val="28"/>
          <w:szCs w:val="28"/>
        </w:rPr>
        <w:t>(Hirsh-Pearson et al. 2022)</w:t>
      </w:r>
      <w:r w:rsidRPr="5A4B04F8">
        <w:rPr>
          <w:rFonts w:ascii="Times New Roman" w:hAnsi="Times New Roman" w:cs="Times New Roman"/>
        </w:rPr>
        <w:fldChar w:fldCharType="end"/>
      </w:r>
      <w:r w:rsidRPr="5A4B04F8">
        <w:rPr>
          <w:rFonts w:ascii="Times New Roman" w:hAnsi="Times New Roman" w:cs="Times New Roman"/>
          <w:sz w:val="28"/>
          <w:szCs w:val="28"/>
        </w:rPr>
        <w:t>. The variables that contribute to the footprint are active mines, abandoned mines, night light pollution, oil and gas extraction, aggregate extraction, topsoil extraction, and marginal farmland. Given uncertainty in the magnitude of impact that would render a</w:t>
      </w:r>
      <w:r w:rsidR="566BA993" w:rsidRPr="5A4B04F8">
        <w:rPr>
          <w:rFonts w:ascii="Times New Roman" w:hAnsi="Times New Roman" w:cs="Times New Roman"/>
          <w:sz w:val="28"/>
          <w:szCs w:val="28"/>
        </w:rPr>
        <w:t>n area</w:t>
      </w:r>
      <w:r w:rsidRPr="5A4B04F8">
        <w:rPr>
          <w:rFonts w:ascii="Times New Roman" w:hAnsi="Times New Roman" w:cs="Times New Roman"/>
          <w:sz w:val="28"/>
          <w:szCs w:val="28"/>
        </w:rPr>
        <w:t xml:space="preserve"> degraded, the user can define thresholds that separate degraded from undegraded </w:t>
      </w:r>
      <w:r w:rsidR="15BB814D" w:rsidRPr="5A4B04F8">
        <w:rPr>
          <w:rFonts w:ascii="Times New Roman" w:hAnsi="Times New Roman" w:cs="Times New Roman"/>
          <w:sz w:val="28"/>
          <w:szCs w:val="28"/>
        </w:rPr>
        <w:t>areas</w:t>
      </w:r>
      <w:r w:rsidRPr="5A4B04F8">
        <w:rPr>
          <w:rFonts w:ascii="Times New Roman" w:hAnsi="Times New Roman" w:cs="Times New Roman"/>
          <w:sz w:val="28"/>
          <w:szCs w:val="28"/>
        </w:rPr>
        <w:t xml:space="preserve">. For example, the user can choose the </w:t>
      </w:r>
      <w:commentRangeStart w:id="3"/>
      <w:commentRangeStart w:id="4"/>
      <w:r w:rsidRPr="5A4B04F8">
        <w:rPr>
          <w:rFonts w:ascii="Times New Roman" w:hAnsi="Times New Roman" w:cs="Times New Roman"/>
          <w:sz w:val="28"/>
          <w:szCs w:val="28"/>
        </w:rPr>
        <w:t xml:space="preserve">number </w:t>
      </w:r>
      <w:ins w:id="5" w:author="Erica Newton" w:date="2024-11-22T12:36:00Z">
        <w:r w:rsidR="001F43FE" w:rsidRPr="5A4B04F8">
          <w:rPr>
            <w:rFonts w:ascii="Times New Roman" w:hAnsi="Times New Roman" w:cs="Times New Roman"/>
            <w:sz w:val="28"/>
            <w:szCs w:val="28"/>
          </w:rPr>
          <w:t xml:space="preserve">and proximity </w:t>
        </w:r>
      </w:ins>
      <w:commentRangeEnd w:id="3"/>
      <w:r>
        <w:rPr>
          <w:rStyle w:val="CommentReference"/>
        </w:rPr>
        <w:commentReference w:id="3"/>
      </w:r>
      <w:commentRangeEnd w:id="4"/>
      <w:r>
        <w:rPr>
          <w:rStyle w:val="CommentReference"/>
        </w:rPr>
        <w:commentReference w:id="4"/>
      </w:r>
      <w:r w:rsidRPr="5A4B04F8">
        <w:rPr>
          <w:rFonts w:ascii="Times New Roman" w:hAnsi="Times New Roman" w:cs="Times New Roman"/>
          <w:sz w:val="28"/>
          <w:szCs w:val="28"/>
        </w:rPr>
        <w:t>of mines, intensity of night light pollution, and proximity to oil and gas extraction that would render a</w:t>
      </w:r>
      <w:r w:rsidR="2E27B26F" w:rsidRPr="5A4B04F8">
        <w:rPr>
          <w:rFonts w:ascii="Times New Roman" w:hAnsi="Times New Roman" w:cs="Times New Roman"/>
          <w:sz w:val="28"/>
          <w:szCs w:val="28"/>
        </w:rPr>
        <w:t>n area</w:t>
      </w:r>
      <w:r w:rsidR="6AF4D803" w:rsidRPr="5A4B04F8">
        <w:rPr>
          <w:rFonts w:ascii="Times New Roman" w:hAnsi="Times New Roman" w:cs="Times New Roman"/>
          <w:sz w:val="28"/>
          <w:szCs w:val="28"/>
        </w:rPr>
        <w:t xml:space="preserve"> </w:t>
      </w:r>
      <w:r w:rsidRPr="5A4B04F8">
        <w:rPr>
          <w:rFonts w:ascii="Times New Roman" w:hAnsi="Times New Roman" w:cs="Times New Roman"/>
          <w:sz w:val="28"/>
          <w:szCs w:val="28"/>
        </w:rPr>
        <w:t>degraded. A</w:t>
      </w:r>
      <w:r w:rsidR="2E27B26F" w:rsidRPr="5A4B04F8">
        <w:rPr>
          <w:rFonts w:ascii="Times New Roman" w:hAnsi="Times New Roman" w:cs="Times New Roman"/>
          <w:sz w:val="28"/>
          <w:szCs w:val="28"/>
        </w:rPr>
        <w:t>n area</w:t>
      </w:r>
      <w:r w:rsidR="36DDCD33" w:rsidRPr="5A4B04F8">
        <w:rPr>
          <w:rFonts w:ascii="Times New Roman" w:hAnsi="Times New Roman" w:cs="Times New Roman"/>
          <w:sz w:val="28"/>
          <w:szCs w:val="28"/>
        </w:rPr>
        <w:t xml:space="preserve"> </w:t>
      </w:r>
      <w:r w:rsidRPr="5A4B04F8">
        <w:rPr>
          <w:rFonts w:ascii="Times New Roman" w:hAnsi="Times New Roman" w:cs="Times New Roman"/>
          <w:sz w:val="28"/>
          <w:szCs w:val="28"/>
        </w:rPr>
        <w:t xml:space="preserve">is classified as degraded if any one variable meets its threshold. </w:t>
      </w:r>
      <w:r w:rsidRPr="5A4B04F8">
        <w:rPr>
          <w:rFonts w:ascii="Times New Roman" w:hAnsi="Times New Roman" w:cs="Times New Roman"/>
        </w:rPr>
        <w:t xml:space="preserve"> </w:t>
      </w:r>
    </w:p>
    <w:p w14:paraId="659566AA" w14:textId="77777777" w:rsidR="00671758" w:rsidRPr="00490510" w:rsidRDefault="6EF9818F" w:rsidP="5BF9CD35">
      <w:pPr>
        <w:pStyle w:val="Heading2"/>
        <w:spacing w:before="0" w:after="240"/>
      </w:pPr>
      <w:r w:rsidRPr="2C8DA149">
        <w:rPr>
          <w:rStyle w:val="Heading2Char"/>
          <w:b/>
          <w:bCs/>
        </w:rPr>
        <w:t>What is restoration?</w:t>
      </w:r>
      <w:r w:rsidR="1093B521">
        <w:t xml:space="preserve"> </w:t>
      </w:r>
    </w:p>
    <w:p w14:paraId="3CE6B44E" w14:textId="509402EC" w:rsidR="00AB5FA6" w:rsidRDefault="38A2B99A" w:rsidP="5A4B04F8">
      <w:pPr>
        <w:spacing w:after="240"/>
        <w:rPr>
          <w:rFonts w:ascii="Times New Roman" w:hAnsi="Times New Roman" w:cs="Times New Roman"/>
          <w:b/>
          <w:bCs/>
          <w:sz w:val="28"/>
          <w:szCs w:val="28"/>
        </w:rPr>
      </w:pPr>
      <w:r w:rsidRPr="5A4B04F8">
        <w:rPr>
          <w:rFonts w:ascii="Times New Roman" w:hAnsi="Times New Roman" w:cs="Times New Roman"/>
          <w:sz w:val="28"/>
          <w:szCs w:val="28"/>
        </w:rPr>
        <w:t>Restoration is the act of turning a degraded area into habitat. The tool prioritize</w:t>
      </w:r>
      <w:r w:rsidR="497CDBBB" w:rsidRPr="5A4B04F8">
        <w:rPr>
          <w:rFonts w:ascii="Times New Roman" w:hAnsi="Times New Roman" w:cs="Times New Roman"/>
          <w:sz w:val="28"/>
          <w:szCs w:val="28"/>
        </w:rPr>
        <w:t>s</w:t>
      </w:r>
      <w:r w:rsidRPr="5A4B04F8">
        <w:rPr>
          <w:rFonts w:ascii="Times New Roman" w:hAnsi="Times New Roman" w:cs="Times New Roman"/>
          <w:sz w:val="28"/>
          <w:szCs w:val="28"/>
        </w:rPr>
        <w:t xml:space="preserve"> restorable sites across Ontario based on the benefit to biodiversity that would </w:t>
      </w:r>
      <w:r w:rsidR="1A05EB3E" w:rsidRPr="5A4B04F8">
        <w:rPr>
          <w:rFonts w:ascii="Times New Roman" w:hAnsi="Times New Roman" w:cs="Times New Roman"/>
          <w:sz w:val="28"/>
          <w:szCs w:val="28"/>
        </w:rPr>
        <w:t>be realized</w:t>
      </w:r>
      <w:r w:rsidRPr="5A4B04F8">
        <w:rPr>
          <w:rFonts w:ascii="Times New Roman" w:hAnsi="Times New Roman" w:cs="Times New Roman"/>
          <w:sz w:val="28"/>
          <w:szCs w:val="28"/>
        </w:rPr>
        <w:t xml:space="preserve"> after restoration</w:t>
      </w:r>
      <w:r w:rsidR="1A05EB3E" w:rsidRPr="5A4B04F8">
        <w:rPr>
          <w:rFonts w:ascii="Times New Roman" w:hAnsi="Times New Roman" w:cs="Times New Roman"/>
          <w:sz w:val="28"/>
          <w:szCs w:val="28"/>
        </w:rPr>
        <w:t xml:space="preserve"> occurs in a particular area</w:t>
      </w:r>
      <w:r w:rsidRPr="5A4B04F8">
        <w:rPr>
          <w:rFonts w:ascii="Times New Roman" w:hAnsi="Times New Roman" w:cs="Times New Roman"/>
          <w:sz w:val="28"/>
          <w:szCs w:val="28"/>
        </w:rPr>
        <w:t xml:space="preserve">. However, comparing </w:t>
      </w:r>
      <w:r w:rsidR="1A05EB3E" w:rsidRPr="5A4B04F8">
        <w:rPr>
          <w:rFonts w:ascii="Times New Roman" w:hAnsi="Times New Roman" w:cs="Times New Roman"/>
          <w:sz w:val="28"/>
          <w:szCs w:val="28"/>
        </w:rPr>
        <w:t xml:space="preserve">candidate </w:t>
      </w:r>
      <w:r w:rsidRPr="5A4B04F8">
        <w:rPr>
          <w:rFonts w:ascii="Times New Roman" w:hAnsi="Times New Roman" w:cs="Times New Roman"/>
          <w:sz w:val="28"/>
          <w:szCs w:val="28"/>
        </w:rPr>
        <w:t>restoration areas across a region as large as Ontario is computationally unfeasible. Hence, restoration and its benefit must be calculated for smaller landscapes and then the benefit can be compared among landscapes.</w:t>
      </w:r>
    </w:p>
    <w:p w14:paraId="7520019C" w14:textId="77777777" w:rsidR="00DE130E" w:rsidRPr="00490510" w:rsidRDefault="5D935DFE" w:rsidP="2C8DA149">
      <w:pPr>
        <w:pStyle w:val="Heading2"/>
        <w:spacing w:before="0" w:after="240"/>
        <w:rPr>
          <w:rPrChange w:id="6" w:author="Erica Newton" w:date="2024-11-06T13:37:00Z">
            <w:rPr>
              <w:rFonts w:ascii="Times New Roman" w:hAnsi="Times New Roman" w:cs="Times New Roman"/>
            </w:rPr>
          </w:rPrChange>
        </w:rPr>
      </w:pPr>
      <w:r w:rsidRPr="2C8DA149">
        <w:rPr>
          <w:rStyle w:val="Heading2Char"/>
          <w:b/>
          <w:bCs/>
        </w:rPr>
        <w:lastRenderedPageBreak/>
        <w:t xml:space="preserve">How </w:t>
      </w:r>
      <w:r w:rsidR="786478E0" w:rsidRPr="2C8DA149">
        <w:rPr>
          <w:rStyle w:val="Heading2Char"/>
          <w:b/>
          <w:bCs/>
        </w:rPr>
        <w:t xml:space="preserve">are </w:t>
      </w:r>
      <w:r w:rsidR="5994DF99" w:rsidRPr="2C8DA149">
        <w:rPr>
          <w:rStyle w:val="Heading2Char"/>
          <w:b/>
          <w:bCs/>
        </w:rPr>
        <w:t xml:space="preserve">candidate </w:t>
      </w:r>
      <w:r w:rsidR="786478E0" w:rsidRPr="2C8DA149">
        <w:rPr>
          <w:rStyle w:val="Heading2Char"/>
          <w:b/>
          <w:bCs/>
        </w:rPr>
        <w:t>restoration areas defined</w:t>
      </w:r>
      <w:r w:rsidRPr="2C8DA149">
        <w:rPr>
          <w:rStyle w:val="Heading2Char"/>
          <w:b/>
          <w:bCs/>
        </w:rPr>
        <w:t>?</w:t>
      </w:r>
      <w:r w:rsidR="786478E0" w:rsidRPr="2C8DA149">
        <w:rPr>
          <w:rPrChange w:id="7" w:author="Erica Newton" w:date="2024-11-06T13:37:00Z">
            <w:rPr>
              <w:rFonts w:ascii="Times New Roman" w:hAnsi="Times New Roman" w:cs="Times New Roman"/>
            </w:rPr>
          </w:rPrChange>
        </w:rPr>
        <w:t xml:space="preserve"> </w:t>
      </w:r>
    </w:p>
    <w:p w14:paraId="017A26C6" w14:textId="1D6E500A" w:rsidR="0060692D" w:rsidRPr="00A30732" w:rsidRDefault="786478E0" w:rsidP="5A4B04F8">
      <w:pPr>
        <w:spacing w:after="240"/>
        <w:rPr>
          <w:rFonts w:ascii="Times New Roman" w:hAnsi="Times New Roman" w:cs="Times New Roman"/>
          <w:b/>
          <w:bCs/>
          <w:sz w:val="28"/>
          <w:szCs w:val="28"/>
        </w:rPr>
      </w:pPr>
      <w:del w:id="8" w:author="Erica Newton" w:date="2024-11-22T12:37:00Z">
        <w:r w:rsidRPr="5A4B04F8" w:rsidDel="786478E0">
          <w:rPr>
            <w:rFonts w:ascii="Times New Roman" w:hAnsi="Times New Roman" w:cs="Times New Roman"/>
            <w:sz w:val="28"/>
            <w:szCs w:val="28"/>
          </w:rPr>
          <w:delText>Within the tool</w:delText>
        </w:r>
      </w:del>
      <w:ins w:id="9" w:author="Erica Newton" w:date="2024-11-22T12:37:00Z">
        <w:r w:rsidR="001E3593" w:rsidRPr="5A4B04F8">
          <w:rPr>
            <w:rFonts w:ascii="Times New Roman" w:hAnsi="Times New Roman" w:cs="Times New Roman"/>
            <w:sz w:val="28"/>
            <w:szCs w:val="28"/>
          </w:rPr>
          <w:t>To determine land cover classes across the province</w:t>
        </w:r>
      </w:ins>
      <w:r w:rsidRPr="5A4B04F8">
        <w:rPr>
          <w:rFonts w:ascii="Times New Roman" w:hAnsi="Times New Roman" w:cs="Times New Roman"/>
          <w:sz w:val="28"/>
          <w:szCs w:val="28"/>
        </w:rPr>
        <w:t xml:space="preserve">, </w:t>
      </w:r>
      <w:r w:rsidR="3AA2029E" w:rsidRPr="5A4B04F8">
        <w:rPr>
          <w:rFonts w:ascii="Times New Roman" w:hAnsi="Times New Roman" w:cs="Times New Roman"/>
          <w:sz w:val="28"/>
          <w:szCs w:val="28"/>
        </w:rPr>
        <w:t xml:space="preserve">Ontario is divided into </w:t>
      </w:r>
      <w:r w:rsidR="00372983">
        <w:rPr>
          <w:rFonts w:ascii="Times New Roman" w:hAnsi="Times New Roman" w:cs="Times New Roman"/>
          <w:sz w:val="28"/>
          <w:szCs w:val="28"/>
        </w:rPr>
        <w:t>15</w:t>
      </w:r>
      <w:r w:rsidR="3AA2029E" w:rsidRPr="5A4B04F8">
        <w:rPr>
          <w:rFonts w:ascii="Times New Roman" w:hAnsi="Times New Roman" w:cs="Times New Roman"/>
          <w:sz w:val="28"/>
          <w:szCs w:val="28"/>
        </w:rPr>
        <w:t xml:space="preserve"> m x </w:t>
      </w:r>
      <w:r w:rsidR="00372983">
        <w:rPr>
          <w:rFonts w:ascii="Times New Roman" w:hAnsi="Times New Roman" w:cs="Times New Roman"/>
          <w:sz w:val="28"/>
          <w:szCs w:val="28"/>
        </w:rPr>
        <w:t>15</w:t>
      </w:r>
      <w:r w:rsidR="3AA2029E" w:rsidRPr="5A4B04F8">
        <w:rPr>
          <w:rFonts w:ascii="Times New Roman" w:hAnsi="Times New Roman" w:cs="Times New Roman"/>
          <w:sz w:val="28"/>
          <w:szCs w:val="28"/>
        </w:rPr>
        <w:t xml:space="preserve"> m pixels</w:t>
      </w:r>
      <w:r w:rsidR="6E0B585F" w:rsidRPr="5A4B04F8">
        <w:rPr>
          <w:rFonts w:ascii="Times New Roman" w:hAnsi="Times New Roman" w:cs="Times New Roman"/>
          <w:sz w:val="28"/>
          <w:szCs w:val="28"/>
        </w:rPr>
        <w:t>; each pixel is</w:t>
      </w:r>
      <w:r w:rsidR="59D1E02E" w:rsidRPr="5A4B04F8">
        <w:rPr>
          <w:rFonts w:ascii="Times New Roman" w:hAnsi="Times New Roman" w:cs="Times New Roman"/>
          <w:sz w:val="28"/>
          <w:szCs w:val="28"/>
        </w:rPr>
        <w:t xml:space="preserve"> assigned a habitat type from the Ontario Land Cover</w:t>
      </w:r>
      <w:r w:rsidR="05399810" w:rsidRPr="5A4B04F8">
        <w:rPr>
          <w:rFonts w:ascii="Times New Roman" w:hAnsi="Times New Roman" w:cs="Times New Roman"/>
          <w:sz w:val="28"/>
          <w:szCs w:val="28"/>
        </w:rPr>
        <w:t xml:space="preserve"> v</w:t>
      </w:r>
      <w:r w:rsidR="6DF3AD90" w:rsidRPr="5A4B04F8">
        <w:rPr>
          <w:rFonts w:ascii="Times New Roman" w:hAnsi="Times New Roman" w:cs="Times New Roman"/>
          <w:sz w:val="28"/>
          <w:szCs w:val="28"/>
        </w:rPr>
        <w:t>1</w:t>
      </w:r>
      <w:r w:rsidR="05399810" w:rsidRPr="5A4B04F8">
        <w:rPr>
          <w:rFonts w:ascii="Times New Roman" w:hAnsi="Times New Roman" w:cs="Times New Roman"/>
          <w:sz w:val="28"/>
          <w:szCs w:val="28"/>
        </w:rPr>
        <w:t>.0</w:t>
      </w:r>
      <w:r w:rsidR="6E0B585F" w:rsidRPr="5A4B04F8">
        <w:rPr>
          <w:rFonts w:ascii="Times New Roman" w:hAnsi="Times New Roman" w:cs="Times New Roman"/>
          <w:sz w:val="28"/>
          <w:szCs w:val="28"/>
        </w:rPr>
        <w:t xml:space="preserve"> data product</w:t>
      </w:r>
      <w:r w:rsidR="7F0CECBB" w:rsidRPr="5A4B04F8">
        <w:rPr>
          <w:rFonts w:ascii="Times New Roman" w:hAnsi="Times New Roman" w:cs="Times New Roman"/>
          <w:sz w:val="28"/>
          <w:szCs w:val="28"/>
        </w:rPr>
        <w:t>.</w:t>
      </w:r>
      <w:r w:rsidR="2EB64CB6" w:rsidRPr="5A4B04F8">
        <w:rPr>
          <w:rFonts w:ascii="Times New Roman" w:hAnsi="Times New Roman" w:cs="Times New Roman"/>
          <w:sz w:val="28"/>
          <w:szCs w:val="28"/>
        </w:rPr>
        <w:t xml:space="preserve"> The pixels are combined into 300 m x 300 m pixels to correspond to other data sources</w:t>
      </w:r>
      <w:r w:rsidR="43088D0B" w:rsidRPr="5A4B04F8">
        <w:rPr>
          <w:rFonts w:ascii="Times New Roman" w:hAnsi="Times New Roman" w:cs="Times New Roman"/>
          <w:sz w:val="28"/>
          <w:szCs w:val="28"/>
        </w:rPr>
        <w:t>. (See the Data Layers document for details on how the small pixels are combined</w:t>
      </w:r>
      <w:r w:rsidR="00372983">
        <w:rPr>
          <w:rFonts w:ascii="Times New Roman" w:hAnsi="Times New Roman" w:cs="Times New Roman"/>
          <w:sz w:val="28"/>
          <w:szCs w:val="28"/>
        </w:rPr>
        <w:t>, or resampled,</w:t>
      </w:r>
      <w:r w:rsidR="43088D0B" w:rsidRPr="5A4B04F8">
        <w:rPr>
          <w:rFonts w:ascii="Times New Roman" w:hAnsi="Times New Roman" w:cs="Times New Roman"/>
          <w:sz w:val="28"/>
          <w:szCs w:val="28"/>
        </w:rPr>
        <w:t xml:space="preserve"> into larger pixels).</w:t>
      </w:r>
      <w:r w:rsidR="7F0CECBB" w:rsidRPr="5A4B04F8">
        <w:rPr>
          <w:rFonts w:ascii="Times New Roman" w:hAnsi="Times New Roman" w:cs="Times New Roman"/>
          <w:sz w:val="28"/>
          <w:szCs w:val="28"/>
        </w:rPr>
        <w:t xml:space="preserve"> Pixels </w:t>
      </w:r>
      <w:r w:rsidR="51DBB40E" w:rsidRPr="5A4B04F8">
        <w:rPr>
          <w:rFonts w:ascii="Times New Roman" w:hAnsi="Times New Roman" w:cs="Times New Roman"/>
          <w:sz w:val="28"/>
          <w:szCs w:val="28"/>
        </w:rPr>
        <w:t>are</w:t>
      </w:r>
      <w:r w:rsidR="51427EED" w:rsidRPr="5A4B04F8">
        <w:rPr>
          <w:rFonts w:ascii="Times New Roman" w:hAnsi="Times New Roman" w:cs="Times New Roman"/>
          <w:sz w:val="28"/>
          <w:szCs w:val="28"/>
        </w:rPr>
        <w:t xml:space="preserve"> classified further as degraded land</w:t>
      </w:r>
      <w:r w:rsidR="7D7272D8" w:rsidRPr="5A4B04F8">
        <w:rPr>
          <w:rFonts w:ascii="Times New Roman" w:hAnsi="Times New Roman" w:cs="Times New Roman"/>
          <w:sz w:val="28"/>
          <w:szCs w:val="28"/>
        </w:rPr>
        <w:t>, according to user-defined criteria. If pixels are classified as degraded</w:t>
      </w:r>
      <w:r w:rsidR="27F60BE2" w:rsidRPr="5A4B04F8">
        <w:rPr>
          <w:rFonts w:ascii="Times New Roman" w:hAnsi="Times New Roman" w:cs="Times New Roman"/>
          <w:sz w:val="28"/>
          <w:szCs w:val="28"/>
        </w:rPr>
        <w:t>,</w:t>
      </w:r>
      <w:r w:rsidR="7D7272D8" w:rsidRPr="5A4B04F8">
        <w:rPr>
          <w:rFonts w:ascii="Times New Roman" w:hAnsi="Times New Roman" w:cs="Times New Roman"/>
          <w:sz w:val="28"/>
          <w:szCs w:val="28"/>
        </w:rPr>
        <w:t xml:space="preserve"> </w:t>
      </w:r>
      <w:commentRangeStart w:id="10"/>
      <w:commentRangeStart w:id="11"/>
      <w:r w:rsidR="7D7272D8" w:rsidRPr="5A4B04F8">
        <w:rPr>
          <w:rFonts w:ascii="Times New Roman" w:hAnsi="Times New Roman" w:cs="Times New Roman"/>
          <w:sz w:val="28"/>
          <w:szCs w:val="28"/>
        </w:rPr>
        <w:t>they effectively have zero biodiversity value</w:t>
      </w:r>
      <w:commentRangeEnd w:id="10"/>
      <w:r>
        <w:rPr>
          <w:rStyle w:val="CommentReference"/>
        </w:rPr>
        <w:commentReference w:id="10"/>
      </w:r>
      <w:commentRangeEnd w:id="11"/>
      <w:r>
        <w:rPr>
          <w:rStyle w:val="CommentReference"/>
        </w:rPr>
        <w:commentReference w:id="11"/>
      </w:r>
      <w:r w:rsidR="7D7272D8" w:rsidRPr="5A4B04F8">
        <w:rPr>
          <w:rFonts w:ascii="Times New Roman" w:hAnsi="Times New Roman" w:cs="Times New Roman"/>
          <w:sz w:val="28"/>
          <w:szCs w:val="28"/>
        </w:rPr>
        <w:t xml:space="preserve">. </w:t>
      </w:r>
      <w:r w:rsidR="27F60BE2" w:rsidRPr="5A4B04F8">
        <w:rPr>
          <w:rFonts w:ascii="Times New Roman" w:hAnsi="Times New Roman" w:cs="Times New Roman"/>
          <w:sz w:val="28"/>
          <w:szCs w:val="28"/>
        </w:rPr>
        <w:t xml:space="preserve">However, degraded pixels can be </w:t>
      </w:r>
      <w:r w:rsidR="5D515AE6" w:rsidRPr="5A4B04F8">
        <w:rPr>
          <w:rFonts w:ascii="Times New Roman" w:hAnsi="Times New Roman" w:cs="Times New Roman"/>
          <w:sz w:val="28"/>
          <w:szCs w:val="28"/>
        </w:rPr>
        <w:t xml:space="preserve">restored to </w:t>
      </w:r>
      <w:r w:rsidR="0D3406CE" w:rsidRPr="5A4B04F8">
        <w:rPr>
          <w:rFonts w:ascii="Times New Roman" w:hAnsi="Times New Roman" w:cs="Times New Roman"/>
          <w:sz w:val="28"/>
          <w:szCs w:val="28"/>
        </w:rPr>
        <w:t xml:space="preserve">a habitat that contributes to biodiversity. </w:t>
      </w:r>
      <w:r w:rsidR="4189ECE9" w:rsidRPr="5A4B04F8">
        <w:rPr>
          <w:rFonts w:ascii="Times New Roman" w:hAnsi="Times New Roman" w:cs="Times New Roman"/>
          <w:sz w:val="28"/>
          <w:szCs w:val="28"/>
        </w:rPr>
        <w:t xml:space="preserve">In the tool, </w:t>
      </w:r>
      <w:r w:rsidR="45435DF0" w:rsidRPr="5A4B04F8">
        <w:rPr>
          <w:rFonts w:ascii="Times New Roman" w:hAnsi="Times New Roman" w:cs="Times New Roman"/>
          <w:sz w:val="28"/>
          <w:szCs w:val="28"/>
        </w:rPr>
        <w:t>degraded land</w:t>
      </w:r>
      <w:r w:rsidR="64BC5BB3" w:rsidRPr="5A4B04F8">
        <w:rPr>
          <w:rFonts w:ascii="Times New Roman" w:hAnsi="Times New Roman" w:cs="Times New Roman"/>
          <w:sz w:val="28"/>
          <w:szCs w:val="28"/>
        </w:rPr>
        <w:t xml:space="preserve"> is</w:t>
      </w:r>
      <w:r w:rsidR="45435DF0" w:rsidRPr="5A4B04F8">
        <w:rPr>
          <w:rFonts w:ascii="Times New Roman" w:hAnsi="Times New Roman" w:cs="Times New Roman"/>
          <w:sz w:val="28"/>
          <w:szCs w:val="28"/>
        </w:rPr>
        <w:t xml:space="preserve"> restored to the</w:t>
      </w:r>
      <w:r w:rsidR="41469BAF" w:rsidRPr="5A4B04F8">
        <w:rPr>
          <w:rFonts w:ascii="Times New Roman" w:hAnsi="Times New Roman" w:cs="Times New Roman"/>
          <w:sz w:val="28"/>
          <w:szCs w:val="28"/>
        </w:rPr>
        <w:t xml:space="preserve"> most prevalent habitat type in a 3 x </w:t>
      </w:r>
      <w:r w:rsidR="2F2C0DB7" w:rsidRPr="5A4B04F8">
        <w:rPr>
          <w:rFonts w:ascii="Times New Roman" w:hAnsi="Times New Roman" w:cs="Times New Roman"/>
          <w:sz w:val="28"/>
          <w:szCs w:val="28"/>
        </w:rPr>
        <w:t>3-pixel</w:t>
      </w:r>
      <w:r w:rsidR="41469BAF" w:rsidRPr="5A4B04F8">
        <w:rPr>
          <w:rFonts w:ascii="Times New Roman" w:hAnsi="Times New Roman" w:cs="Times New Roman"/>
          <w:sz w:val="28"/>
          <w:szCs w:val="28"/>
        </w:rPr>
        <w:t xml:space="preserve"> neighbourhood (8 pixels in total)</w:t>
      </w:r>
      <w:r w:rsidR="30FFC0F7" w:rsidRPr="5A4B04F8">
        <w:rPr>
          <w:rFonts w:ascii="Times New Roman" w:hAnsi="Times New Roman" w:cs="Times New Roman"/>
          <w:sz w:val="28"/>
          <w:szCs w:val="28"/>
        </w:rPr>
        <w:t xml:space="preserve"> surrounding the degraded </w:t>
      </w:r>
      <w:r w:rsidR="2B4E2A14" w:rsidRPr="5A4B04F8">
        <w:rPr>
          <w:rFonts w:ascii="Times New Roman" w:hAnsi="Times New Roman" w:cs="Times New Roman"/>
          <w:sz w:val="28"/>
          <w:szCs w:val="28"/>
        </w:rPr>
        <w:t>pixel</w:t>
      </w:r>
      <w:r w:rsidR="30FFC0F7" w:rsidRPr="5A4B04F8">
        <w:rPr>
          <w:rFonts w:ascii="Times New Roman" w:hAnsi="Times New Roman" w:cs="Times New Roman"/>
          <w:sz w:val="28"/>
          <w:szCs w:val="28"/>
        </w:rPr>
        <w:t xml:space="preserve">. </w:t>
      </w:r>
      <w:r w:rsidR="6811C961" w:rsidRPr="5A4B04F8">
        <w:rPr>
          <w:rFonts w:ascii="Times New Roman" w:hAnsi="Times New Roman" w:cs="Times New Roman"/>
          <w:sz w:val="28"/>
          <w:szCs w:val="28"/>
        </w:rPr>
        <w:t>If a degraded pixel is not surrounded by any natural habitat in the 3</w:t>
      </w:r>
      <w:r w:rsidR="60D71956" w:rsidRPr="5A4B04F8">
        <w:rPr>
          <w:rFonts w:ascii="Times New Roman" w:hAnsi="Times New Roman" w:cs="Times New Roman"/>
          <w:sz w:val="28"/>
          <w:szCs w:val="28"/>
        </w:rPr>
        <w:t xml:space="preserve"> </w:t>
      </w:r>
      <w:r w:rsidR="6811C961" w:rsidRPr="5A4B04F8">
        <w:rPr>
          <w:rFonts w:ascii="Times New Roman" w:hAnsi="Times New Roman" w:cs="Times New Roman"/>
          <w:sz w:val="28"/>
          <w:szCs w:val="28"/>
        </w:rPr>
        <w:t>x</w:t>
      </w:r>
      <w:r w:rsidR="60D71956" w:rsidRPr="5A4B04F8">
        <w:rPr>
          <w:rFonts w:ascii="Times New Roman" w:hAnsi="Times New Roman" w:cs="Times New Roman"/>
          <w:sz w:val="28"/>
          <w:szCs w:val="28"/>
        </w:rPr>
        <w:t xml:space="preserve"> </w:t>
      </w:r>
      <w:r w:rsidR="6811C961" w:rsidRPr="5A4B04F8">
        <w:rPr>
          <w:rFonts w:ascii="Times New Roman" w:hAnsi="Times New Roman" w:cs="Times New Roman"/>
          <w:sz w:val="28"/>
          <w:szCs w:val="28"/>
        </w:rPr>
        <w:t xml:space="preserve">3 neighborhood, which may occur when the degraded land is surrounded by water, urban areas, or farmland, </w:t>
      </w:r>
      <w:r w:rsidR="2F2C0DB7" w:rsidRPr="5A4B04F8">
        <w:rPr>
          <w:rFonts w:ascii="Times New Roman" w:hAnsi="Times New Roman" w:cs="Times New Roman"/>
          <w:sz w:val="28"/>
          <w:szCs w:val="28"/>
        </w:rPr>
        <w:t xml:space="preserve">the </w:t>
      </w:r>
      <w:r w:rsidR="6811C961" w:rsidRPr="5A4B04F8">
        <w:rPr>
          <w:rFonts w:ascii="Times New Roman" w:hAnsi="Times New Roman" w:cs="Times New Roman"/>
          <w:sz w:val="28"/>
          <w:szCs w:val="28"/>
        </w:rPr>
        <w:t xml:space="preserve">degraded pixel </w:t>
      </w:r>
      <w:r w:rsidR="2F2C0DB7" w:rsidRPr="5A4B04F8">
        <w:rPr>
          <w:rFonts w:ascii="Times New Roman" w:hAnsi="Times New Roman" w:cs="Times New Roman"/>
          <w:sz w:val="28"/>
          <w:szCs w:val="28"/>
        </w:rPr>
        <w:t xml:space="preserve">is assigned the most prevalent habitat in </w:t>
      </w:r>
      <w:r w:rsidR="6811C961" w:rsidRPr="5A4B04F8">
        <w:rPr>
          <w:rFonts w:ascii="Times New Roman" w:hAnsi="Times New Roman" w:cs="Times New Roman"/>
          <w:sz w:val="28"/>
          <w:szCs w:val="28"/>
        </w:rPr>
        <w:t>successively larger neighborhoods</w:t>
      </w:r>
      <w:r w:rsidR="2F2C0DB7" w:rsidRPr="5A4B04F8">
        <w:rPr>
          <w:rFonts w:ascii="Times New Roman" w:hAnsi="Times New Roman" w:cs="Times New Roman"/>
          <w:sz w:val="28"/>
          <w:szCs w:val="28"/>
        </w:rPr>
        <w:t xml:space="preserve"> that</w:t>
      </w:r>
      <w:r w:rsidR="6811C961" w:rsidRPr="5A4B04F8">
        <w:rPr>
          <w:rFonts w:ascii="Times New Roman" w:hAnsi="Times New Roman" w:cs="Times New Roman"/>
          <w:sz w:val="28"/>
          <w:szCs w:val="28"/>
        </w:rPr>
        <w:t xml:space="preserve"> increase by 2 pixels each time (</w:t>
      </w:r>
      <w:r w:rsidR="5C1794A7" w:rsidRPr="5A4B04F8">
        <w:rPr>
          <w:rFonts w:ascii="Times New Roman" w:hAnsi="Times New Roman" w:cs="Times New Roman"/>
          <w:sz w:val="28"/>
          <w:szCs w:val="28"/>
        </w:rPr>
        <w:t>i.e.,</w:t>
      </w:r>
      <w:r w:rsidR="6811C961" w:rsidRPr="5A4B04F8">
        <w:rPr>
          <w:rFonts w:ascii="Times New Roman" w:hAnsi="Times New Roman" w:cs="Times New Roman"/>
          <w:sz w:val="28"/>
          <w:szCs w:val="28"/>
        </w:rPr>
        <w:t xml:space="preserve"> 5</w:t>
      </w:r>
      <w:r w:rsidR="5C1794A7" w:rsidRPr="5A4B04F8">
        <w:rPr>
          <w:rFonts w:ascii="Times New Roman" w:hAnsi="Times New Roman" w:cs="Times New Roman"/>
          <w:sz w:val="28"/>
          <w:szCs w:val="28"/>
        </w:rPr>
        <w:t xml:space="preserve"> </w:t>
      </w:r>
      <w:r w:rsidR="6811C961" w:rsidRPr="5A4B04F8">
        <w:rPr>
          <w:rFonts w:ascii="Times New Roman" w:hAnsi="Times New Roman" w:cs="Times New Roman"/>
          <w:sz w:val="28"/>
          <w:szCs w:val="28"/>
        </w:rPr>
        <w:t>x</w:t>
      </w:r>
      <w:r w:rsidR="5C1794A7" w:rsidRPr="5A4B04F8">
        <w:rPr>
          <w:rFonts w:ascii="Times New Roman" w:hAnsi="Times New Roman" w:cs="Times New Roman"/>
          <w:sz w:val="28"/>
          <w:szCs w:val="28"/>
        </w:rPr>
        <w:t xml:space="preserve"> </w:t>
      </w:r>
      <w:r w:rsidR="6811C961" w:rsidRPr="5A4B04F8">
        <w:rPr>
          <w:rFonts w:ascii="Times New Roman" w:hAnsi="Times New Roman" w:cs="Times New Roman"/>
          <w:sz w:val="28"/>
          <w:szCs w:val="28"/>
        </w:rPr>
        <w:t>5, 7</w:t>
      </w:r>
      <w:r w:rsidR="5C1794A7" w:rsidRPr="5A4B04F8">
        <w:rPr>
          <w:rFonts w:ascii="Times New Roman" w:hAnsi="Times New Roman" w:cs="Times New Roman"/>
          <w:sz w:val="28"/>
          <w:szCs w:val="28"/>
        </w:rPr>
        <w:t xml:space="preserve"> </w:t>
      </w:r>
      <w:r w:rsidR="6811C961" w:rsidRPr="5A4B04F8">
        <w:rPr>
          <w:rFonts w:ascii="Times New Roman" w:hAnsi="Times New Roman" w:cs="Times New Roman"/>
          <w:sz w:val="28"/>
          <w:szCs w:val="28"/>
        </w:rPr>
        <w:t>x</w:t>
      </w:r>
      <w:r w:rsidR="5C1794A7" w:rsidRPr="5A4B04F8">
        <w:rPr>
          <w:rFonts w:ascii="Times New Roman" w:hAnsi="Times New Roman" w:cs="Times New Roman"/>
          <w:sz w:val="28"/>
          <w:szCs w:val="28"/>
        </w:rPr>
        <w:t xml:space="preserve"> </w:t>
      </w:r>
      <w:r w:rsidR="6811C961" w:rsidRPr="5A4B04F8">
        <w:rPr>
          <w:rFonts w:ascii="Times New Roman" w:hAnsi="Times New Roman" w:cs="Times New Roman"/>
          <w:sz w:val="28"/>
          <w:szCs w:val="28"/>
        </w:rPr>
        <w:t>7, 9</w:t>
      </w:r>
      <w:r w:rsidR="5C1794A7" w:rsidRPr="5A4B04F8">
        <w:rPr>
          <w:rFonts w:ascii="Times New Roman" w:hAnsi="Times New Roman" w:cs="Times New Roman"/>
          <w:sz w:val="28"/>
          <w:szCs w:val="28"/>
        </w:rPr>
        <w:t xml:space="preserve"> </w:t>
      </w:r>
      <w:r w:rsidR="6811C961" w:rsidRPr="5A4B04F8">
        <w:rPr>
          <w:rFonts w:ascii="Times New Roman" w:hAnsi="Times New Roman" w:cs="Times New Roman"/>
          <w:sz w:val="28"/>
          <w:szCs w:val="28"/>
        </w:rPr>
        <w:t>x</w:t>
      </w:r>
      <w:r w:rsidR="5C1794A7" w:rsidRPr="5A4B04F8">
        <w:rPr>
          <w:rFonts w:ascii="Times New Roman" w:hAnsi="Times New Roman" w:cs="Times New Roman"/>
          <w:sz w:val="28"/>
          <w:szCs w:val="28"/>
        </w:rPr>
        <w:t xml:space="preserve"> </w:t>
      </w:r>
      <w:r w:rsidR="6811C961" w:rsidRPr="5A4B04F8">
        <w:rPr>
          <w:rFonts w:ascii="Times New Roman" w:hAnsi="Times New Roman" w:cs="Times New Roman"/>
          <w:sz w:val="28"/>
          <w:szCs w:val="28"/>
        </w:rPr>
        <w:t>9</w:t>
      </w:r>
      <w:r w:rsidR="5C1794A7" w:rsidRPr="5A4B04F8">
        <w:rPr>
          <w:rFonts w:ascii="Times New Roman" w:hAnsi="Times New Roman" w:cs="Times New Roman"/>
          <w:sz w:val="28"/>
          <w:szCs w:val="28"/>
        </w:rPr>
        <w:t xml:space="preserve"> neighbourhoods</w:t>
      </w:r>
      <w:r w:rsidR="6811C961" w:rsidRPr="5A4B04F8">
        <w:rPr>
          <w:rFonts w:ascii="Times New Roman" w:hAnsi="Times New Roman" w:cs="Times New Roman"/>
          <w:sz w:val="28"/>
          <w:szCs w:val="28"/>
        </w:rPr>
        <w:t>, etc.)</w:t>
      </w:r>
      <w:r w:rsidR="5C1794A7" w:rsidRPr="5A4B04F8">
        <w:rPr>
          <w:rFonts w:ascii="Times New Roman" w:hAnsi="Times New Roman" w:cs="Times New Roman"/>
          <w:sz w:val="28"/>
          <w:szCs w:val="28"/>
        </w:rPr>
        <w:t>.</w:t>
      </w:r>
    </w:p>
    <w:p w14:paraId="30F8392B" w14:textId="0588BB3F" w:rsidR="00FA7CEC" w:rsidRDefault="337DF99A" w:rsidP="5A4B04F8">
      <w:pPr>
        <w:spacing w:after="240"/>
        <w:rPr>
          <w:rFonts w:ascii="Times New Roman" w:hAnsi="Times New Roman" w:cs="Times New Roman"/>
          <w:sz w:val="28"/>
          <w:szCs w:val="28"/>
        </w:rPr>
      </w:pPr>
      <w:r w:rsidRPr="5A4B04F8">
        <w:rPr>
          <w:rFonts w:ascii="Times New Roman" w:hAnsi="Times New Roman" w:cs="Times New Roman"/>
          <w:sz w:val="28"/>
          <w:szCs w:val="28"/>
        </w:rPr>
        <w:t xml:space="preserve">Not all habitat types are considered restorable. </w:t>
      </w:r>
      <w:r w:rsidR="05EE8F82" w:rsidRPr="5A4B04F8">
        <w:rPr>
          <w:rFonts w:ascii="Times New Roman" w:hAnsi="Times New Roman" w:cs="Times New Roman"/>
          <w:sz w:val="28"/>
          <w:szCs w:val="28"/>
        </w:rPr>
        <w:t xml:space="preserve">Pixels </w:t>
      </w:r>
      <w:r w:rsidR="4FE959ED" w:rsidRPr="5A4B04F8">
        <w:rPr>
          <w:rFonts w:ascii="Times New Roman" w:hAnsi="Times New Roman" w:cs="Times New Roman"/>
          <w:sz w:val="28"/>
          <w:szCs w:val="28"/>
        </w:rPr>
        <w:t>classified as w</w:t>
      </w:r>
      <w:r w:rsidR="05EE8F82" w:rsidRPr="5A4B04F8">
        <w:rPr>
          <w:rFonts w:ascii="Times New Roman" w:hAnsi="Times New Roman" w:cs="Times New Roman"/>
          <w:sz w:val="28"/>
          <w:szCs w:val="28"/>
        </w:rPr>
        <w:t>ater</w:t>
      </w:r>
      <w:r w:rsidR="4FE959ED" w:rsidRPr="5A4B04F8">
        <w:rPr>
          <w:rFonts w:ascii="Times New Roman" w:hAnsi="Times New Roman" w:cs="Times New Roman"/>
          <w:sz w:val="28"/>
          <w:szCs w:val="28"/>
        </w:rPr>
        <w:t>, built up</w:t>
      </w:r>
      <w:r w:rsidR="05EE8F82" w:rsidRPr="5A4B04F8">
        <w:rPr>
          <w:rFonts w:ascii="Times New Roman" w:hAnsi="Times New Roman" w:cs="Times New Roman"/>
          <w:sz w:val="28"/>
          <w:szCs w:val="28"/>
        </w:rPr>
        <w:t>-pervious</w:t>
      </w:r>
      <w:r w:rsidR="4FE959ED" w:rsidRPr="5A4B04F8">
        <w:rPr>
          <w:rFonts w:ascii="Times New Roman" w:hAnsi="Times New Roman" w:cs="Times New Roman"/>
          <w:sz w:val="28"/>
          <w:szCs w:val="28"/>
        </w:rPr>
        <w:t>, anthropogenic, cropland, hay/pastureland, and transportation are removed from</w:t>
      </w:r>
      <w:r w:rsidR="5B314B2D" w:rsidRPr="5A4B04F8">
        <w:rPr>
          <w:rFonts w:ascii="Times New Roman" w:hAnsi="Times New Roman" w:cs="Times New Roman"/>
          <w:sz w:val="28"/>
          <w:szCs w:val="28"/>
        </w:rPr>
        <w:t xml:space="preserve"> the analysis</w:t>
      </w:r>
      <w:r w:rsidR="404FAAC9" w:rsidRPr="5A4B04F8">
        <w:rPr>
          <w:rFonts w:ascii="Times New Roman" w:hAnsi="Times New Roman" w:cs="Times New Roman"/>
          <w:sz w:val="28"/>
          <w:szCs w:val="28"/>
        </w:rPr>
        <w:t>. They are</w:t>
      </w:r>
      <w:r w:rsidR="5B314B2D" w:rsidRPr="5A4B04F8">
        <w:rPr>
          <w:rFonts w:ascii="Times New Roman" w:hAnsi="Times New Roman" w:cs="Times New Roman"/>
          <w:sz w:val="28"/>
          <w:szCs w:val="28"/>
        </w:rPr>
        <w:t xml:space="preserve"> neither considered habitat with biodiversity benefit nor degraded land </w:t>
      </w:r>
      <w:r w:rsidR="14348F75" w:rsidRPr="5A4B04F8">
        <w:rPr>
          <w:rFonts w:ascii="Times New Roman" w:hAnsi="Times New Roman" w:cs="Times New Roman"/>
          <w:sz w:val="28"/>
          <w:szCs w:val="28"/>
        </w:rPr>
        <w:t>restorable to habitat with biodiversity benefit.</w:t>
      </w:r>
    </w:p>
    <w:p w14:paraId="7C120436" w14:textId="042A2B85" w:rsidR="00B37EE8" w:rsidRDefault="7121A076" w:rsidP="5A4B04F8">
      <w:pPr>
        <w:spacing w:after="240"/>
        <w:rPr>
          <w:rFonts w:ascii="Times New Roman" w:hAnsi="Times New Roman" w:cs="Times New Roman"/>
          <w:sz w:val="28"/>
          <w:szCs w:val="28"/>
        </w:rPr>
      </w:pPr>
      <w:r w:rsidRPr="5A4B04F8">
        <w:rPr>
          <w:rFonts w:ascii="Times New Roman" w:hAnsi="Times New Roman" w:cs="Times New Roman"/>
          <w:sz w:val="28"/>
          <w:szCs w:val="28"/>
        </w:rPr>
        <w:t xml:space="preserve">The user </w:t>
      </w:r>
      <w:r w:rsidR="131D40BE" w:rsidRPr="5A4B04F8">
        <w:rPr>
          <w:rFonts w:ascii="Times New Roman" w:hAnsi="Times New Roman" w:cs="Times New Roman"/>
          <w:sz w:val="28"/>
          <w:szCs w:val="28"/>
        </w:rPr>
        <w:t>has two options for determining the size and configuration of candidate areas for restoration. F</w:t>
      </w:r>
      <w:r w:rsidR="03708120" w:rsidRPr="5A4B04F8">
        <w:rPr>
          <w:rFonts w:ascii="Times New Roman" w:hAnsi="Times New Roman" w:cs="Times New Roman"/>
          <w:sz w:val="28"/>
          <w:szCs w:val="28"/>
        </w:rPr>
        <w:t>irst, t</w:t>
      </w:r>
      <w:r w:rsidR="131D40BE" w:rsidRPr="5A4B04F8">
        <w:rPr>
          <w:rFonts w:ascii="Times New Roman" w:hAnsi="Times New Roman" w:cs="Times New Roman"/>
          <w:sz w:val="28"/>
          <w:szCs w:val="28"/>
        </w:rPr>
        <w:t>hey may</w:t>
      </w:r>
      <w:r w:rsidRPr="5A4B04F8">
        <w:rPr>
          <w:rFonts w:ascii="Times New Roman" w:hAnsi="Times New Roman" w:cs="Times New Roman"/>
          <w:sz w:val="28"/>
          <w:szCs w:val="28"/>
        </w:rPr>
        <w:t xml:space="preserve"> define the number of </w:t>
      </w:r>
      <w:r w:rsidR="2559486D" w:rsidRPr="5A4B04F8">
        <w:rPr>
          <w:rFonts w:ascii="Times New Roman" w:hAnsi="Times New Roman" w:cs="Times New Roman"/>
          <w:sz w:val="28"/>
          <w:szCs w:val="28"/>
        </w:rPr>
        <w:t xml:space="preserve">pixels to restore regardless of </w:t>
      </w:r>
      <w:r w:rsidR="2F40EFDD" w:rsidRPr="5A4B04F8">
        <w:rPr>
          <w:rFonts w:ascii="Times New Roman" w:hAnsi="Times New Roman" w:cs="Times New Roman"/>
          <w:sz w:val="28"/>
          <w:szCs w:val="28"/>
        </w:rPr>
        <w:t xml:space="preserve">where they are in the landscape or their potential habitat type. </w:t>
      </w:r>
      <w:r w:rsidR="67BA96C2" w:rsidRPr="5A4B04F8">
        <w:rPr>
          <w:rFonts w:ascii="Times New Roman" w:hAnsi="Times New Roman" w:cs="Times New Roman"/>
          <w:sz w:val="28"/>
          <w:szCs w:val="28"/>
        </w:rPr>
        <w:t>Second</w:t>
      </w:r>
      <w:r w:rsidR="2F40EFDD" w:rsidRPr="5A4B04F8">
        <w:rPr>
          <w:rFonts w:ascii="Times New Roman" w:hAnsi="Times New Roman" w:cs="Times New Roman"/>
          <w:sz w:val="28"/>
          <w:szCs w:val="28"/>
        </w:rPr>
        <w:t xml:space="preserve">, the user </w:t>
      </w:r>
      <w:r w:rsidR="1F6C2BF5" w:rsidRPr="5A4B04F8">
        <w:rPr>
          <w:rFonts w:ascii="Times New Roman" w:hAnsi="Times New Roman" w:cs="Times New Roman"/>
          <w:sz w:val="28"/>
          <w:szCs w:val="28"/>
        </w:rPr>
        <w:t>may</w:t>
      </w:r>
      <w:r w:rsidR="2F40EFDD" w:rsidRPr="5A4B04F8">
        <w:rPr>
          <w:rFonts w:ascii="Times New Roman" w:hAnsi="Times New Roman" w:cs="Times New Roman"/>
          <w:sz w:val="28"/>
          <w:szCs w:val="28"/>
        </w:rPr>
        <w:t xml:space="preserve"> choose to restore only </w:t>
      </w:r>
      <w:r w:rsidR="426323FD" w:rsidRPr="5A4B04F8">
        <w:rPr>
          <w:rFonts w:ascii="Times New Roman" w:hAnsi="Times New Roman" w:cs="Times New Roman"/>
          <w:sz w:val="28"/>
          <w:szCs w:val="28"/>
        </w:rPr>
        <w:t xml:space="preserve">contiguous </w:t>
      </w:r>
      <w:r w:rsidR="2F40EFDD" w:rsidRPr="5A4B04F8">
        <w:rPr>
          <w:rFonts w:ascii="Times New Roman" w:hAnsi="Times New Roman" w:cs="Times New Roman"/>
          <w:sz w:val="28"/>
          <w:szCs w:val="28"/>
        </w:rPr>
        <w:t xml:space="preserve">habitat </w:t>
      </w:r>
      <w:r w:rsidR="426323FD" w:rsidRPr="5A4B04F8">
        <w:rPr>
          <w:rFonts w:ascii="Times New Roman" w:hAnsi="Times New Roman" w:cs="Times New Roman"/>
          <w:sz w:val="28"/>
          <w:szCs w:val="28"/>
        </w:rPr>
        <w:t>(of any type)</w:t>
      </w:r>
      <w:r w:rsidR="2F40EFDD" w:rsidRPr="5A4B04F8">
        <w:rPr>
          <w:rFonts w:ascii="Times New Roman" w:hAnsi="Times New Roman" w:cs="Times New Roman"/>
          <w:sz w:val="28"/>
          <w:szCs w:val="28"/>
        </w:rPr>
        <w:t xml:space="preserve">. </w:t>
      </w:r>
      <w:r w:rsidR="157A61E1" w:rsidRPr="5A4B04F8">
        <w:rPr>
          <w:rFonts w:ascii="Times New Roman" w:hAnsi="Times New Roman" w:cs="Times New Roman"/>
          <w:sz w:val="28"/>
          <w:szCs w:val="28"/>
        </w:rPr>
        <w:t xml:space="preserve">In this case, </w:t>
      </w:r>
      <w:r w:rsidR="04757757" w:rsidRPr="5A4B04F8">
        <w:rPr>
          <w:rFonts w:ascii="Times New Roman" w:hAnsi="Times New Roman" w:cs="Times New Roman"/>
          <w:sz w:val="28"/>
          <w:szCs w:val="28"/>
        </w:rPr>
        <w:t xml:space="preserve">degraded pixels that all connect to each other and share the same habitat type are grouped into one </w:t>
      </w:r>
      <w:r w:rsidR="3FD6D80D" w:rsidRPr="5A4B04F8">
        <w:rPr>
          <w:rFonts w:ascii="Times New Roman" w:hAnsi="Times New Roman" w:cs="Times New Roman"/>
          <w:sz w:val="28"/>
          <w:szCs w:val="28"/>
        </w:rPr>
        <w:t>multi-pixel degraded area. The pixels are considered connected if at least one corner</w:t>
      </w:r>
      <w:r w:rsidR="4AD78CB4" w:rsidRPr="5A4B04F8">
        <w:rPr>
          <w:rFonts w:ascii="Times New Roman" w:hAnsi="Times New Roman" w:cs="Times New Roman"/>
          <w:sz w:val="28"/>
          <w:szCs w:val="28"/>
        </w:rPr>
        <w:t xml:space="preserve"> from one pixel connects to a corner from another pixel. In the contiguous habitat area option, it is assumed that all pixels</w:t>
      </w:r>
      <w:r w:rsidR="0E26EEB5" w:rsidRPr="5A4B04F8">
        <w:rPr>
          <w:rFonts w:ascii="Times New Roman" w:hAnsi="Times New Roman" w:cs="Times New Roman"/>
          <w:sz w:val="28"/>
          <w:szCs w:val="28"/>
        </w:rPr>
        <w:t xml:space="preserve"> in the area are restored, irrespective of the size of the contiguous area.</w:t>
      </w:r>
    </w:p>
    <w:p w14:paraId="112C6C3A" w14:textId="79661546" w:rsidR="5A4B04F8" w:rsidRDefault="5A4B04F8" w:rsidP="5A4B04F8">
      <w:pPr>
        <w:spacing w:after="240"/>
        <w:rPr>
          <w:rFonts w:ascii="Times New Roman" w:hAnsi="Times New Roman" w:cs="Times New Roman"/>
          <w:sz w:val="28"/>
          <w:szCs w:val="28"/>
        </w:rPr>
      </w:pPr>
    </w:p>
    <w:p w14:paraId="14D96F87" w14:textId="5C01F314" w:rsidR="00DE130E" w:rsidRPr="00DE130E" w:rsidRDefault="14348F75" w:rsidP="5BF9CD35">
      <w:pPr>
        <w:pStyle w:val="Heading2"/>
        <w:spacing w:before="0" w:after="240"/>
        <w:rPr>
          <w:rFonts w:ascii="Times New Roman" w:hAnsi="Times New Roman" w:cs="Times New Roman"/>
        </w:rPr>
      </w:pPr>
      <w:r w:rsidRPr="2C8DA149">
        <w:rPr>
          <w:rStyle w:val="Heading2Char"/>
          <w:b/>
          <w:bCs/>
        </w:rPr>
        <w:t xml:space="preserve">Where </w:t>
      </w:r>
      <w:r w:rsidR="0E26EEB5" w:rsidRPr="2C8DA149">
        <w:rPr>
          <w:rStyle w:val="Heading2Char"/>
          <w:b/>
          <w:bCs/>
        </w:rPr>
        <w:t>does restoration take place?</w:t>
      </w:r>
      <w:r w:rsidR="0E26EEB5">
        <w:t xml:space="preserve"> </w:t>
      </w:r>
    </w:p>
    <w:p w14:paraId="134C45D9" w14:textId="5584A08D" w:rsidR="00671758" w:rsidRDefault="460D6CF7" w:rsidP="5A4B04F8">
      <w:pPr>
        <w:pStyle w:val="Heading3"/>
        <w:rPr>
          <w:szCs w:val="28"/>
        </w:rPr>
      </w:pPr>
      <w:r w:rsidRPr="5A4B04F8">
        <w:rPr>
          <w:szCs w:val="28"/>
        </w:rPr>
        <w:lastRenderedPageBreak/>
        <w:t xml:space="preserve">Restoring with an emphasis </w:t>
      </w:r>
      <w:r w:rsidR="296D9368" w:rsidRPr="5A4B04F8">
        <w:rPr>
          <w:szCs w:val="28"/>
        </w:rPr>
        <w:t xml:space="preserve">on </w:t>
      </w:r>
      <w:r w:rsidR="25673285" w:rsidRPr="5A4B04F8">
        <w:rPr>
          <w:szCs w:val="28"/>
        </w:rPr>
        <w:t xml:space="preserve">the </w:t>
      </w:r>
      <w:r w:rsidR="296D9368" w:rsidRPr="5A4B04F8">
        <w:rPr>
          <w:szCs w:val="28"/>
        </w:rPr>
        <w:t>entire landscape</w:t>
      </w:r>
    </w:p>
    <w:p w14:paraId="60839419" w14:textId="255579AC" w:rsidR="002B1075" w:rsidRDefault="1BF99315" w:rsidP="5A4B04F8">
      <w:pPr>
        <w:rPr>
          <w:rFonts w:ascii="Times New Roman" w:hAnsi="Times New Roman" w:cs="Times New Roman"/>
          <w:sz w:val="28"/>
          <w:szCs w:val="28"/>
        </w:rPr>
      </w:pPr>
      <w:r w:rsidRPr="5A4B04F8">
        <w:rPr>
          <w:rFonts w:ascii="Times New Roman" w:hAnsi="Times New Roman" w:cs="Times New Roman"/>
          <w:sz w:val="28"/>
          <w:szCs w:val="28"/>
        </w:rPr>
        <w:t xml:space="preserve">Within this option, </w:t>
      </w:r>
      <w:r w:rsidR="6CB64550" w:rsidRPr="5A4B04F8">
        <w:rPr>
          <w:rFonts w:ascii="Times New Roman" w:hAnsi="Times New Roman" w:cs="Times New Roman"/>
          <w:sz w:val="28"/>
          <w:szCs w:val="28"/>
        </w:rPr>
        <w:t>the user selects a landscape, and all pixels within that landscape will be considered for restoration. The user may select a landscape by drawing an extent manually</w:t>
      </w:r>
      <w:r w:rsidR="735D5A3B" w:rsidRPr="5A4B04F8">
        <w:rPr>
          <w:rFonts w:ascii="Times New Roman" w:hAnsi="Times New Roman" w:cs="Times New Roman"/>
          <w:sz w:val="28"/>
          <w:szCs w:val="28"/>
        </w:rPr>
        <w:t>, or by choosing from predefined features</w:t>
      </w:r>
      <w:ins w:id="13" w:author="Erica Newton" w:date="2024-11-22T12:41:00Z">
        <w:r w:rsidR="00A42676" w:rsidRPr="5A4B04F8">
          <w:rPr>
            <w:rFonts w:ascii="Times New Roman" w:hAnsi="Times New Roman" w:cs="Times New Roman"/>
            <w:sz w:val="28"/>
            <w:szCs w:val="28"/>
          </w:rPr>
          <w:t xml:space="preserve"> within land use designation layers</w:t>
        </w:r>
      </w:ins>
      <w:r w:rsidR="735D5A3B" w:rsidRPr="5A4B04F8">
        <w:rPr>
          <w:rFonts w:ascii="Times New Roman" w:hAnsi="Times New Roman" w:cs="Times New Roman"/>
          <w:sz w:val="28"/>
          <w:szCs w:val="28"/>
        </w:rPr>
        <w:t xml:space="preserve">. </w:t>
      </w:r>
      <w:r w:rsidR="487706AA" w:rsidRPr="5A4B04F8">
        <w:rPr>
          <w:rFonts w:ascii="Times New Roman" w:hAnsi="Times New Roman" w:cs="Times New Roman"/>
          <w:sz w:val="28"/>
          <w:szCs w:val="28"/>
        </w:rPr>
        <w:t>These</w:t>
      </w:r>
      <w:r w:rsidR="735D5A3B" w:rsidRPr="5A4B04F8">
        <w:rPr>
          <w:rFonts w:ascii="Times New Roman" w:hAnsi="Times New Roman" w:cs="Times New Roman"/>
          <w:sz w:val="28"/>
          <w:szCs w:val="28"/>
        </w:rPr>
        <w:t xml:space="preserve"> features fall into multiple categories</w:t>
      </w:r>
      <w:r w:rsidR="0A6580C7" w:rsidRPr="5A4B04F8">
        <w:rPr>
          <w:rFonts w:ascii="Times New Roman" w:hAnsi="Times New Roman" w:cs="Times New Roman"/>
          <w:sz w:val="28"/>
          <w:szCs w:val="28"/>
        </w:rPr>
        <w:t xml:space="preserve">, </w:t>
      </w:r>
      <w:r w:rsidR="451C08D1" w:rsidRPr="5A4B04F8">
        <w:rPr>
          <w:rFonts w:ascii="Times New Roman" w:hAnsi="Times New Roman" w:cs="Times New Roman"/>
          <w:sz w:val="28"/>
          <w:szCs w:val="28"/>
        </w:rPr>
        <w:t>one being mu</w:t>
      </w:r>
      <w:r w:rsidR="0A6580C7" w:rsidRPr="5A4B04F8">
        <w:rPr>
          <w:rFonts w:ascii="Times New Roman" w:hAnsi="Times New Roman" w:cs="Times New Roman"/>
          <w:sz w:val="28"/>
          <w:szCs w:val="28"/>
        </w:rPr>
        <w:t>n</w:t>
      </w:r>
      <w:r w:rsidR="451C08D1" w:rsidRPr="5A4B04F8">
        <w:rPr>
          <w:rFonts w:ascii="Times New Roman" w:hAnsi="Times New Roman" w:cs="Times New Roman"/>
          <w:sz w:val="28"/>
          <w:szCs w:val="28"/>
        </w:rPr>
        <w:t>icipalities</w:t>
      </w:r>
      <w:r w:rsidR="0A6580C7" w:rsidRPr="5A4B04F8">
        <w:rPr>
          <w:rFonts w:ascii="Times New Roman" w:hAnsi="Times New Roman" w:cs="Times New Roman"/>
          <w:sz w:val="28"/>
          <w:szCs w:val="28"/>
        </w:rPr>
        <w:t xml:space="preserve">. </w:t>
      </w:r>
      <w:r w:rsidR="3C784EB6" w:rsidRPr="5A4B04F8">
        <w:rPr>
          <w:rFonts w:ascii="Times New Roman" w:hAnsi="Times New Roman" w:cs="Times New Roman"/>
          <w:sz w:val="28"/>
          <w:szCs w:val="28"/>
        </w:rPr>
        <w:t xml:space="preserve">In Ontario, </w:t>
      </w:r>
      <w:r w:rsidR="27BDB15A" w:rsidRPr="5A4B04F8">
        <w:rPr>
          <w:rFonts w:ascii="Times New Roman" w:hAnsi="Times New Roman" w:cs="Times New Roman"/>
          <w:sz w:val="28"/>
          <w:szCs w:val="28"/>
        </w:rPr>
        <w:t xml:space="preserve">the Municipal Act </w:t>
      </w:r>
      <w:r w:rsidR="00142315" w:rsidRPr="5A4B04F8">
        <w:rPr>
          <w:rFonts w:ascii="Times New Roman" w:hAnsi="Times New Roman" w:cs="Times New Roman"/>
          <w:sz w:val="28"/>
          <w:szCs w:val="28"/>
        </w:rPr>
        <w:t xml:space="preserve">defines </w:t>
      </w:r>
      <w:r w:rsidR="4DF28F3D" w:rsidRPr="5A4B04F8">
        <w:rPr>
          <w:rFonts w:ascii="Times New Roman" w:hAnsi="Times New Roman" w:cs="Times New Roman"/>
          <w:sz w:val="28"/>
          <w:szCs w:val="28"/>
        </w:rPr>
        <w:t xml:space="preserve">two administrative scales: upper-tier municipalities comprised of lower-tier </w:t>
      </w:r>
      <w:r w:rsidR="3C784EB6" w:rsidRPr="5A4B04F8">
        <w:rPr>
          <w:rFonts w:ascii="Times New Roman" w:hAnsi="Times New Roman" w:cs="Times New Roman"/>
          <w:sz w:val="28"/>
          <w:szCs w:val="28"/>
        </w:rPr>
        <w:t>municipalities</w:t>
      </w:r>
      <w:r w:rsidR="4DF28F3D" w:rsidRPr="5A4B04F8">
        <w:rPr>
          <w:rFonts w:ascii="Times New Roman" w:hAnsi="Times New Roman" w:cs="Times New Roman"/>
          <w:sz w:val="28"/>
          <w:szCs w:val="28"/>
        </w:rPr>
        <w:t xml:space="preserve">. Single-tier municipalities </w:t>
      </w:r>
      <w:r w:rsidR="6019BF93" w:rsidRPr="5A4B04F8">
        <w:rPr>
          <w:rFonts w:ascii="Times New Roman" w:hAnsi="Times New Roman" w:cs="Times New Roman"/>
          <w:sz w:val="28"/>
          <w:szCs w:val="28"/>
        </w:rPr>
        <w:t xml:space="preserve">do not group into upper-tier </w:t>
      </w:r>
      <w:r w:rsidR="46778559" w:rsidRPr="5A4B04F8">
        <w:rPr>
          <w:rFonts w:ascii="Times New Roman" w:hAnsi="Times New Roman" w:cs="Times New Roman"/>
          <w:sz w:val="28"/>
          <w:szCs w:val="28"/>
        </w:rPr>
        <w:t>municipalities,</w:t>
      </w:r>
      <w:r w:rsidR="6019BF93" w:rsidRPr="5A4B04F8">
        <w:rPr>
          <w:rFonts w:ascii="Times New Roman" w:hAnsi="Times New Roman" w:cs="Times New Roman"/>
          <w:sz w:val="28"/>
          <w:szCs w:val="28"/>
        </w:rPr>
        <w:t xml:space="preserve"> nor do they comprise lower-tier munic</w:t>
      </w:r>
      <w:r w:rsidR="46778559" w:rsidRPr="5A4B04F8">
        <w:rPr>
          <w:rFonts w:ascii="Times New Roman" w:hAnsi="Times New Roman" w:cs="Times New Roman"/>
          <w:sz w:val="28"/>
          <w:szCs w:val="28"/>
        </w:rPr>
        <w:t xml:space="preserve">ipalities. The user can select to restore within upper/single-tier municipalities or lower-tier municipalities. </w:t>
      </w:r>
      <w:r w:rsidR="5B396F73" w:rsidRPr="5A4B04F8">
        <w:rPr>
          <w:rFonts w:ascii="Times New Roman" w:hAnsi="Times New Roman" w:cs="Times New Roman"/>
          <w:sz w:val="28"/>
          <w:szCs w:val="28"/>
        </w:rPr>
        <w:t>Another category are a</w:t>
      </w:r>
      <w:r w:rsidR="370CCABF" w:rsidRPr="5A4B04F8">
        <w:rPr>
          <w:rFonts w:ascii="Times New Roman" w:hAnsi="Times New Roman" w:cs="Times New Roman"/>
          <w:sz w:val="28"/>
          <w:szCs w:val="28"/>
        </w:rPr>
        <w:t>reas of conservation concern</w:t>
      </w:r>
      <w:r w:rsidR="4B9587F9" w:rsidRPr="5A4B04F8">
        <w:rPr>
          <w:rFonts w:ascii="Times New Roman" w:hAnsi="Times New Roman" w:cs="Times New Roman"/>
          <w:sz w:val="28"/>
          <w:szCs w:val="28"/>
        </w:rPr>
        <w:t xml:space="preserve"> that</w:t>
      </w:r>
      <w:r w:rsidR="370CCABF" w:rsidRPr="5A4B04F8">
        <w:rPr>
          <w:rFonts w:ascii="Times New Roman" w:hAnsi="Times New Roman" w:cs="Times New Roman"/>
          <w:sz w:val="28"/>
          <w:szCs w:val="28"/>
        </w:rPr>
        <w:t xml:space="preserve"> </w:t>
      </w:r>
      <w:r w:rsidR="78EEBBC2" w:rsidRPr="5A4B04F8">
        <w:rPr>
          <w:rFonts w:ascii="Times New Roman" w:hAnsi="Times New Roman" w:cs="Times New Roman"/>
          <w:sz w:val="28"/>
          <w:szCs w:val="28"/>
        </w:rPr>
        <w:t xml:space="preserve">includes: </w:t>
      </w:r>
      <w:r w:rsidR="6EBF68FB" w:rsidRPr="5A4B04F8">
        <w:rPr>
          <w:rFonts w:ascii="Times New Roman" w:hAnsi="Times New Roman" w:cs="Times New Roman"/>
          <w:sz w:val="28"/>
          <w:szCs w:val="28"/>
        </w:rPr>
        <w:t xml:space="preserve">Provincial Parks, National Parks, Conservation Reserves, Conservation Areas, Non-governmental Organization Reserves, Natural Heritage Value Areas, Natural Heritage System Areas, Far North Protected Areas, </w:t>
      </w:r>
      <w:r w:rsidR="730A079B" w:rsidRPr="5A4B04F8">
        <w:rPr>
          <w:rFonts w:ascii="Times New Roman" w:hAnsi="Times New Roman" w:cs="Times New Roman"/>
          <w:sz w:val="28"/>
          <w:szCs w:val="28"/>
        </w:rPr>
        <w:t xml:space="preserve">Municipal Heritage Areas, Migratory Bird Sanctuaries, National Wildlife Areas, Wilderness Areas, Crown Plan Protected Areas, Provincial Planned Protected Areas, </w:t>
      </w:r>
      <w:r w:rsidR="09CAF762" w:rsidRPr="5A4B04F8">
        <w:rPr>
          <w:rFonts w:ascii="Times New Roman" w:hAnsi="Times New Roman" w:cs="Times New Roman"/>
          <w:sz w:val="28"/>
          <w:szCs w:val="28"/>
        </w:rPr>
        <w:t xml:space="preserve">National Capital Valued Ecosystem, Other Effective Area-based Conservation Measures. </w:t>
      </w:r>
    </w:p>
    <w:p w14:paraId="5ACCDF44" w14:textId="5691C3C6" w:rsidR="00490510" w:rsidRDefault="2F786C9C" w:rsidP="5A4B04F8">
      <w:pPr>
        <w:pStyle w:val="Heading3"/>
        <w:rPr>
          <w:szCs w:val="28"/>
        </w:rPr>
      </w:pPr>
      <w:r w:rsidRPr="5A4B04F8">
        <w:rPr>
          <w:szCs w:val="28"/>
        </w:rPr>
        <w:t xml:space="preserve">Restoring with an emphasis on </w:t>
      </w:r>
      <w:r w:rsidR="1BF99315" w:rsidRPr="5A4B04F8">
        <w:rPr>
          <w:szCs w:val="28"/>
        </w:rPr>
        <w:t>a</w:t>
      </w:r>
      <w:r w:rsidR="09CAF762" w:rsidRPr="5A4B04F8">
        <w:rPr>
          <w:szCs w:val="28"/>
        </w:rPr>
        <w:t>reas of conservation concern</w:t>
      </w:r>
    </w:p>
    <w:p w14:paraId="697AD1DB" w14:textId="54DFD042" w:rsidR="002B1075" w:rsidRDefault="62BB7A4B" w:rsidP="5A4B04F8">
      <w:pPr>
        <w:rPr>
          <w:rFonts w:ascii="Times New Roman" w:hAnsi="Times New Roman" w:cs="Times New Roman"/>
          <w:sz w:val="28"/>
          <w:szCs w:val="28"/>
        </w:rPr>
      </w:pPr>
      <w:r w:rsidRPr="5A4B04F8">
        <w:rPr>
          <w:rFonts w:ascii="Times New Roman" w:hAnsi="Times New Roman" w:cs="Times New Roman"/>
          <w:sz w:val="28"/>
          <w:szCs w:val="28"/>
        </w:rPr>
        <w:t>Within</w:t>
      </w:r>
      <w:r w:rsidR="09CAF762" w:rsidRPr="5A4B04F8">
        <w:rPr>
          <w:rFonts w:ascii="Times New Roman" w:hAnsi="Times New Roman" w:cs="Times New Roman"/>
          <w:sz w:val="28"/>
          <w:szCs w:val="28"/>
        </w:rPr>
        <w:t xml:space="preserve"> </w:t>
      </w:r>
      <w:r w:rsidR="7538392A" w:rsidRPr="5A4B04F8">
        <w:rPr>
          <w:rFonts w:ascii="Times New Roman" w:hAnsi="Times New Roman" w:cs="Times New Roman"/>
          <w:sz w:val="28"/>
          <w:szCs w:val="28"/>
        </w:rPr>
        <w:t>t</w:t>
      </w:r>
      <w:r w:rsidR="3EA17AC2" w:rsidRPr="5A4B04F8">
        <w:rPr>
          <w:rFonts w:ascii="Times New Roman" w:hAnsi="Times New Roman" w:cs="Times New Roman"/>
          <w:sz w:val="28"/>
          <w:szCs w:val="28"/>
        </w:rPr>
        <w:t>his</w:t>
      </w:r>
      <w:r w:rsidR="0B81124A" w:rsidRPr="5A4B04F8">
        <w:rPr>
          <w:rFonts w:ascii="Times New Roman" w:hAnsi="Times New Roman" w:cs="Times New Roman"/>
          <w:sz w:val="28"/>
          <w:szCs w:val="28"/>
        </w:rPr>
        <w:t xml:space="preserve"> option</w:t>
      </w:r>
      <w:r w:rsidR="05487526" w:rsidRPr="5A4B04F8">
        <w:rPr>
          <w:rFonts w:ascii="Times New Roman" w:hAnsi="Times New Roman" w:cs="Times New Roman"/>
          <w:sz w:val="28"/>
          <w:szCs w:val="28"/>
        </w:rPr>
        <w:t xml:space="preserve">, restoration benefit </w:t>
      </w:r>
      <w:r w:rsidR="5DF1D2EB" w:rsidRPr="5A4B04F8">
        <w:rPr>
          <w:rFonts w:ascii="Times New Roman" w:hAnsi="Times New Roman" w:cs="Times New Roman"/>
          <w:sz w:val="28"/>
          <w:szCs w:val="28"/>
        </w:rPr>
        <w:t xml:space="preserve">considers explicitly the benefit to an area of conservation concern. Calculating biodiversity benefit takes into account whether restoration increases the </w:t>
      </w:r>
      <w:r w:rsidR="00707BE8" w:rsidRPr="5A4B04F8">
        <w:rPr>
          <w:rFonts w:ascii="Times New Roman" w:hAnsi="Times New Roman" w:cs="Times New Roman"/>
          <w:sz w:val="28"/>
          <w:szCs w:val="28"/>
        </w:rPr>
        <w:t xml:space="preserve">patch </w:t>
      </w:r>
      <w:r w:rsidR="5DF1D2EB" w:rsidRPr="5A4B04F8">
        <w:rPr>
          <w:rFonts w:ascii="Times New Roman" w:hAnsi="Times New Roman" w:cs="Times New Roman"/>
          <w:sz w:val="28"/>
          <w:szCs w:val="28"/>
        </w:rPr>
        <w:t xml:space="preserve">size of </w:t>
      </w:r>
      <w:r w:rsidR="00707BE8" w:rsidRPr="5A4B04F8">
        <w:rPr>
          <w:rFonts w:ascii="Times New Roman" w:hAnsi="Times New Roman" w:cs="Times New Roman"/>
          <w:sz w:val="28"/>
          <w:szCs w:val="28"/>
        </w:rPr>
        <w:t xml:space="preserve">habitat within </w:t>
      </w:r>
      <w:r w:rsidR="5DF1D2EB" w:rsidRPr="5A4B04F8">
        <w:rPr>
          <w:rFonts w:ascii="Times New Roman" w:hAnsi="Times New Roman" w:cs="Times New Roman"/>
          <w:sz w:val="28"/>
          <w:szCs w:val="28"/>
        </w:rPr>
        <w:t>an area of con</w:t>
      </w:r>
      <w:r w:rsidR="608FD1CD" w:rsidRPr="5A4B04F8">
        <w:rPr>
          <w:rFonts w:ascii="Times New Roman" w:hAnsi="Times New Roman" w:cs="Times New Roman"/>
          <w:sz w:val="28"/>
          <w:szCs w:val="28"/>
        </w:rPr>
        <w:t>servation concern and increases connectivity among multiple areas of conservation concern.</w:t>
      </w:r>
    </w:p>
    <w:p w14:paraId="4C955945" w14:textId="77777777" w:rsidR="008D2D76" w:rsidRDefault="00C46876" w:rsidP="5A4B04F8">
      <w:pPr>
        <w:rPr>
          <w:rFonts w:ascii="Times New Roman" w:hAnsi="Times New Roman" w:cs="Times New Roman"/>
          <w:sz w:val="28"/>
          <w:szCs w:val="28"/>
        </w:rPr>
      </w:pPr>
      <w:r w:rsidRPr="5A4B04F8">
        <w:rPr>
          <w:rFonts w:ascii="Times New Roman" w:hAnsi="Times New Roman" w:cs="Times New Roman"/>
          <w:sz w:val="28"/>
          <w:szCs w:val="28"/>
        </w:rPr>
        <w:t xml:space="preserve">After setting the landscape within which restoration takes place, the user can add a </w:t>
      </w:r>
      <w:r w:rsidR="00600D62" w:rsidRPr="5A4B04F8">
        <w:rPr>
          <w:rFonts w:ascii="Times New Roman" w:hAnsi="Times New Roman" w:cs="Times New Roman"/>
          <w:sz w:val="28"/>
          <w:szCs w:val="28"/>
        </w:rPr>
        <w:t xml:space="preserve">buffer around the landscape. </w:t>
      </w:r>
      <w:r w:rsidR="00874DBA" w:rsidRPr="5A4B04F8">
        <w:rPr>
          <w:rFonts w:ascii="Times New Roman" w:hAnsi="Times New Roman" w:cs="Times New Roman"/>
          <w:sz w:val="28"/>
          <w:szCs w:val="28"/>
        </w:rPr>
        <w:t xml:space="preserve">Doing so recognizes that restoring a pixel near or at a landscape border may increase patch size or connectivity </w:t>
      </w:r>
      <w:r w:rsidR="000E5402" w:rsidRPr="5A4B04F8">
        <w:rPr>
          <w:rFonts w:ascii="Times New Roman" w:hAnsi="Times New Roman" w:cs="Times New Roman"/>
          <w:sz w:val="28"/>
          <w:szCs w:val="28"/>
        </w:rPr>
        <w:t>at larger extents. Hence restoring an area</w:t>
      </w:r>
      <w:r w:rsidR="00C253CD" w:rsidRPr="5A4B04F8">
        <w:rPr>
          <w:rFonts w:ascii="Times New Roman" w:hAnsi="Times New Roman" w:cs="Times New Roman"/>
          <w:sz w:val="28"/>
          <w:szCs w:val="28"/>
        </w:rPr>
        <w:t xml:space="preserve"> may</w:t>
      </w:r>
      <w:r w:rsidR="002361A6" w:rsidRPr="5A4B04F8">
        <w:rPr>
          <w:rFonts w:ascii="Times New Roman" w:hAnsi="Times New Roman" w:cs="Times New Roman"/>
          <w:sz w:val="28"/>
          <w:szCs w:val="28"/>
        </w:rPr>
        <w:t xml:space="preserve"> benefit the chosen landscape by enhancing biodiversity within the buffer surrounding</w:t>
      </w:r>
      <w:r w:rsidR="008D2D76" w:rsidRPr="5A4B04F8">
        <w:rPr>
          <w:rFonts w:ascii="Times New Roman" w:hAnsi="Times New Roman" w:cs="Times New Roman"/>
          <w:sz w:val="28"/>
          <w:szCs w:val="28"/>
        </w:rPr>
        <w:t xml:space="preserve"> the landscape.</w:t>
      </w:r>
    </w:p>
    <w:p w14:paraId="54CA7D32" w14:textId="27D26B00" w:rsidR="5A4B04F8" w:rsidRDefault="5A4B04F8" w:rsidP="5A4B04F8">
      <w:pPr>
        <w:rPr>
          <w:rFonts w:ascii="Times New Roman" w:hAnsi="Times New Roman" w:cs="Times New Roman"/>
          <w:sz w:val="28"/>
          <w:szCs w:val="28"/>
        </w:rPr>
      </w:pPr>
    </w:p>
    <w:p w14:paraId="3A15414F" w14:textId="309260A5" w:rsidR="5A4B04F8" w:rsidRDefault="5A4B04F8" w:rsidP="5A4B04F8">
      <w:pPr>
        <w:rPr>
          <w:rFonts w:ascii="Times New Roman" w:hAnsi="Times New Roman" w:cs="Times New Roman"/>
          <w:sz w:val="28"/>
          <w:szCs w:val="28"/>
        </w:rPr>
      </w:pPr>
    </w:p>
    <w:p w14:paraId="2F96080C" w14:textId="77777777" w:rsidR="009368A4" w:rsidRPr="009368A4" w:rsidRDefault="6FC75B91" w:rsidP="5A4B04F8">
      <w:pPr>
        <w:pStyle w:val="Heading2"/>
        <w:spacing w:before="0"/>
      </w:pPr>
      <w:r w:rsidRPr="5A4B04F8">
        <w:rPr>
          <w:rStyle w:val="Heading2Char"/>
          <w:b/>
          <w:bCs/>
        </w:rPr>
        <w:t>What is biodiversity benefit?</w:t>
      </w:r>
      <w:r w:rsidRPr="5A4B04F8">
        <w:rPr>
          <w:rPrChange w:id="14" w:author="Erica Newton" w:date="2024-11-06T13:50:00Z">
            <w:rPr>
              <w:rFonts w:ascii="Times New Roman" w:hAnsi="Times New Roman" w:cs="Times New Roman"/>
            </w:rPr>
          </w:rPrChange>
        </w:rPr>
        <w:t xml:space="preserve"> </w:t>
      </w:r>
    </w:p>
    <w:p w14:paraId="118A87E9" w14:textId="50929BBD" w:rsidR="5A4B04F8" w:rsidRDefault="5A4B04F8" w:rsidP="5A4B04F8">
      <w:pPr>
        <w:spacing w:after="0"/>
      </w:pPr>
    </w:p>
    <w:p w14:paraId="5616F196" w14:textId="036B95AD" w:rsidR="00D707E2" w:rsidRDefault="6FC75B91" w:rsidP="5A4B04F8">
      <w:pPr>
        <w:spacing w:after="0"/>
        <w:rPr>
          <w:rFonts w:ascii="Times New Roman" w:hAnsi="Times New Roman" w:cs="Times New Roman"/>
          <w:sz w:val="28"/>
          <w:szCs w:val="28"/>
        </w:rPr>
      </w:pPr>
      <w:r w:rsidRPr="5A4B04F8">
        <w:rPr>
          <w:rFonts w:ascii="Times New Roman" w:hAnsi="Times New Roman" w:cs="Times New Roman"/>
          <w:sz w:val="28"/>
          <w:szCs w:val="28"/>
        </w:rPr>
        <w:lastRenderedPageBreak/>
        <w:t xml:space="preserve">Restoration </w:t>
      </w:r>
      <w:r w:rsidR="17FEF4AB" w:rsidRPr="5A4B04F8">
        <w:rPr>
          <w:rFonts w:ascii="Times New Roman" w:hAnsi="Times New Roman" w:cs="Times New Roman"/>
          <w:sz w:val="28"/>
          <w:szCs w:val="28"/>
        </w:rPr>
        <w:t>benefits socio-ecological systems in numerous ways including conserving habitat for species-at-risk</w:t>
      </w:r>
      <w:r w:rsidR="5AAD95FC" w:rsidRPr="5A4B04F8">
        <w:rPr>
          <w:rFonts w:ascii="Times New Roman" w:hAnsi="Times New Roman" w:cs="Times New Roman"/>
          <w:sz w:val="28"/>
          <w:szCs w:val="28"/>
        </w:rPr>
        <w:t xml:space="preserve"> </w:t>
      </w:r>
      <w:r w:rsidRPr="5A4B04F8">
        <w:rPr>
          <w:rFonts w:ascii="Times New Roman" w:hAnsi="Times New Roman" w:cs="Times New Roman"/>
        </w:rPr>
        <w:fldChar w:fldCharType="begin"/>
      </w:r>
      <w:r w:rsidRPr="5A4B04F8">
        <w:rPr>
          <w:rFonts w:ascii="Times New Roman" w:hAnsi="Times New Roman" w:cs="Times New Roman"/>
        </w:rPr>
        <w:instrText xml:space="preserve"> ADDIN ZOTERO_ITEM CSL_CITATION {"citationID":"D3DowLNb","properties":{"formattedCitation":"(Dickie et al. 2023)","plainCitation":"(Dickie et al. 2023)","noteIndex":0},"citationItems":[{"id":10994,"uris":["http://zotero.org/users/9060408/items/4HDBUCJI"],"itemData":{"id":10994,"type":"article-journal","abstract":"Habitat loss is a leading threat to many species at risk, and as such, the need for habitat restoration is widespread. In the boreal forests of Western Canada, habitat restoration is a key habitat management action needed to achieve self-sustaining populations of woodland caribou, a federally threatened species in decline. Hundreds of thousands of kilometers of linear features were created during the exploration or extraction of oil and gas that are no longer used, yet natural regeneration remains stagnated. Only a fraction of these linear features is restored each year, sparking the need for managers to prioritize efforts. We developed an algorithm to prioritize habitat restoration and demonstrate how it can be used to predict and monitor progress towards restoration goals. Our approach is based on the idea of maximizing the gain in unaltered caribou habitat per unit cost, while allowing for the inclusion of different goals, costs, and weighting criteria. Our algorithm ranked landscape units into ﬁve zones of restoration priority. The largest gain in unaltered habitat occurred following restoration of the highest priority zones, with diminishing returns as restoration proceeded. None of the caribou ranges reached habitat management targets when not considering restoration within energy project boundaries, even after all candidate linear features were restored. Our results highlight the need for ambitious, coordinated restoration, and the need for improved land-use planning to minimize alteration within caribou range. We demonstrate the ﬂexibility of our algorithm by applying the framework to a case study in a mountain ecosystem.","container-title":"Restoration Ecology","DOI":"10.1111/rec.13873","ISSN":"1061-2971, 1526-100X","issue":"5","journalAbbreviation":"Restoration Ecology","language":"en","page":"e13873","source":"DOI.org (Crossref)","title":"Where to begin? A flexible framework to prioritize caribou habitat restoration","title-short":"Where to begin?","volume":"31","author":[{"family":"Dickie","given":"Melanie"},{"family":"Bampfylde","given":"Caroline"},{"family":"Habib","given":"Thomas J."},{"family":"Cody","given":"Michael"},{"family":"Benesh","given":"Kendal"},{"family":"Kellner","given":"Mandy"},{"family":"McLellan","given":"Michelle"},{"family":"Boutin","given":"Stan"},{"family":"Serrouya","given":"Robert"}],"issued":{"date-parts":[["2023",7]]}}}],"schema":"https://github.com/citation-style-language/schema/raw/master/csl-citation.json"} </w:instrText>
      </w:r>
      <w:r w:rsidRPr="5A4B04F8">
        <w:rPr>
          <w:rFonts w:ascii="Times New Roman" w:hAnsi="Times New Roman" w:cs="Times New Roman"/>
        </w:rPr>
        <w:fldChar w:fldCharType="separate"/>
      </w:r>
      <w:r w:rsidR="5AAD95FC" w:rsidRPr="5A4B04F8">
        <w:rPr>
          <w:rFonts w:ascii="Times New Roman" w:hAnsi="Times New Roman" w:cs="Times New Roman"/>
          <w:sz w:val="28"/>
          <w:szCs w:val="28"/>
        </w:rPr>
        <w:t>(Dickie et al. 2023)</w:t>
      </w:r>
      <w:r w:rsidRPr="5A4B04F8">
        <w:rPr>
          <w:rFonts w:ascii="Times New Roman" w:hAnsi="Times New Roman" w:cs="Times New Roman"/>
        </w:rPr>
        <w:fldChar w:fldCharType="end"/>
      </w:r>
      <w:r w:rsidR="17FEF4AB" w:rsidRPr="5A4B04F8">
        <w:rPr>
          <w:rFonts w:ascii="Times New Roman" w:hAnsi="Times New Roman" w:cs="Times New Roman"/>
          <w:sz w:val="28"/>
          <w:szCs w:val="28"/>
        </w:rPr>
        <w:t xml:space="preserve">, </w:t>
      </w:r>
      <w:r w:rsidR="41FF1CF5" w:rsidRPr="5A4B04F8">
        <w:rPr>
          <w:rFonts w:ascii="Times New Roman" w:hAnsi="Times New Roman" w:cs="Times New Roman"/>
          <w:sz w:val="28"/>
          <w:szCs w:val="28"/>
        </w:rPr>
        <w:t xml:space="preserve">providing corridors for </w:t>
      </w:r>
      <w:r w:rsidR="47B3863C" w:rsidRPr="5A4B04F8">
        <w:rPr>
          <w:rFonts w:ascii="Times New Roman" w:hAnsi="Times New Roman" w:cs="Times New Roman"/>
          <w:sz w:val="28"/>
          <w:szCs w:val="28"/>
        </w:rPr>
        <w:t>organisms on the move</w:t>
      </w:r>
      <w:r w:rsidR="53775D39" w:rsidRPr="5A4B04F8">
        <w:rPr>
          <w:rFonts w:ascii="Times New Roman" w:hAnsi="Times New Roman" w:cs="Times New Roman"/>
          <w:sz w:val="28"/>
          <w:szCs w:val="28"/>
        </w:rPr>
        <w:t xml:space="preserve"> </w:t>
      </w:r>
      <w:r w:rsidRPr="5A4B04F8">
        <w:rPr>
          <w:rFonts w:ascii="Times New Roman" w:hAnsi="Times New Roman" w:cs="Times New Roman"/>
        </w:rPr>
        <w:fldChar w:fldCharType="begin"/>
      </w:r>
      <w:r w:rsidRPr="5A4B04F8">
        <w:rPr>
          <w:rFonts w:ascii="Times New Roman" w:hAnsi="Times New Roman" w:cs="Times New Roman"/>
        </w:rPr>
        <w:instrText xml:space="preserve"> ADDIN ZOTERO_ITEM CSL_CITATION {"citationID":"VmACXi07","properties":{"formattedCitation":"(Brennan et al. 2022, Pither et al. 2023)","plainCitation":"(Brennan et al. 2022, Pither et al. 2023)","noteIndex":0},"citationItems":[{"id":9193,"uris":["http://zotero.org/users/9060408/items/445AD4PB"],"itemData":{"id":9193,"type":"article-journal","abstract":"Global policies call for connecting protected areas (PAs) to conserve the flow of animals and genes across changing landscapes, yet whether global PA networks currently support animal movement—and where connectivity conservation is most critical—remain largely unknown. In this study, we map the functional connectivity of the world’s terrestrial PAs and quantify national PA connectivity through the lens of moving mammals. We find that mitigating the human footprint may improve connectivity more than adding new PAs, although both strategies together maximize benefits. The most globally important areas of concentrated mammal movement remain unprotected, with 71% of these overlapping with global biodiversity priority areas and 6% occurring on land with moderate to high human modification. Conservation and restoration of critical connectivity areas could safeguard PA connectivity while supporting other global conservation priorities.\n          , \n            Ending biodiversity loss\n            \n              Land conversion is one of the biggest threats to biodiversity in the modern world. In two related papers, the amount of unconverted land and the degree of connectivity among landscapes were measured, painting a clear picture of both what needs to be protected and the urgency of this task (see the Perspective by McGuire and Shipley). Allan\n              et al\n              . found that 44% of terrestrial land must be ecologically sound to prevent major biodiversity losses. Brennan\n              et al\n              . found that the most important connectivity routes among protected areas remain threatened by conversion. In both cases, the authors emphasize that much of the needed area is occupied by human populations, emphasizing the importance of improving sustainable cohabitation and ecosystem protection in these regions. —SNV\n            \n          , \n            A functional connectivity model reveals opportunities for global conservation and provides a national tool for monitoring connectivity.","container-title":"Science","DOI":"10.1126/science.abl8974","ISSN":"0036-8075, 1095-9203","issue":"6597","journalAbbreviation":"Science","language":"en","page":"1101-1104","source":"DOI.org (Crossref)","title":"Functional connectivity of the world’s protected areas","volume":"376","author":[{"family":"Brennan","given":"A."},{"family":"Naidoo","given":"R."},{"family":"Greenstreet","given":"L."},{"family":"Mehrabi","given":"Z."},{"family":"Ramankutty","given":"N."},{"family":"Kremen","given":"C."}],"issued":{"date-parts":[["2022",6,3]]}}},{"id":7916,"uris":["http://zotero.org/users/9060408/items/UVK9KUCG"],"itemData":{"id":7916,"type":"article-journal","abstract":"Governments around the world have acknowledged that urgent action is needed to conserve and restore ecological connectivity to help reverse the decline of biodiversity. In this study we tested the hypothesis that functional connectivity for multiple species can be estimated across Canada using a single, upstream connectivity model. We developed a movement cost layer with cost values assigned using expert opinion to anthropogenic land cover features and natural features based on their known and assumed effects on the movement of terrestrial, non-volant fauna. We used Circuitscape to conduct an omnidirectional connectivity analysis for terrestrial landscapes, in which the potential contribution of all landscape elements to connectivity were considered and where source and destination nodes were independent of land tenure. Our resulting map of mean current density provided a seamless estimate of movement probability at a 300 m resolution across Canada. We tested predictions in our map using a variety of independently collected wildlife data. We found that GPS data for individual caribou, wolves, moose, and elk that traveled longer distances in western Canada were all significantly correlated with areas of high current densities. The frequency of moose roadkill in New Brunswick was also positively associated with current density, but our map was not able to predict areas of high road mortality for herpetofauna in southern Ontario. The results demonstrate that an upstream modelling approach can be used to characterize functional connectivity for multiple species across a large study area. Our national connectivity map can help governments in Canada prioritize land management decisions to conserve and restore connectivity at both national and regional scales.","container-title":"PLOS ONE","DOI":"10.1371/journal.pone.0281980","ISSN":"1932-6203","issue":"2","journalAbbreviation":"PLoS ONE","language":"en","page":"e0281980","source":"DOI.org (Crossref)","title":"Predicting areas important for ecological connectivity throughout Canada","volume":"18","author":[{"family":"Pither","given":"Richard"},{"family":"O’Brien","given":"Paul"},{"family":"Brennan","given":"Angela"},{"family":"Hirsh-Pearson","given":"Kristen"},{"family":"Bowman","given":"Jeff"}],"editor":[{"family":"Aherne","given":"Julian"}],"issued":{"date-parts":[["2023",2,22]]}}}],"schema":"https://github.com/citation-style-language/schema/raw/master/csl-citation.json"} </w:instrText>
      </w:r>
      <w:r w:rsidRPr="5A4B04F8">
        <w:rPr>
          <w:rFonts w:ascii="Times New Roman" w:hAnsi="Times New Roman" w:cs="Times New Roman"/>
        </w:rPr>
        <w:fldChar w:fldCharType="separate"/>
      </w:r>
      <w:r w:rsidR="21DFB0D2" w:rsidRPr="5A4B04F8">
        <w:rPr>
          <w:rFonts w:ascii="Times New Roman" w:hAnsi="Times New Roman" w:cs="Times New Roman"/>
          <w:sz w:val="28"/>
          <w:szCs w:val="28"/>
        </w:rPr>
        <w:t>(Brennan et al. 2022, Pither et al. 2023)</w:t>
      </w:r>
      <w:r w:rsidRPr="5A4B04F8">
        <w:rPr>
          <w:rFonts w:ascii="Times New Roman" w:hAnsi="Times New Roman" w:cs="Times New Roman"/>
        </w:rPr>
        <w:fldChar w:fldCharType="end"/>
      </w:r>
      <w:r w:rsidR="41FF1CF5" w:rsidRPr="5A4B04F8">
        <w:rPr>
          <w:rFonts w:ascii="Times New Roman" w:hAnsi="Times New Roman" w:cs="Times New Roman"/>
          <w:sz w:val="28"/>
          <w:szCs w:val="28"/>
        </w:rPr>
        <w:t xml:space="preserve">, </w:t>
      </w:r>
      <w:r w:rsidR="5C2A092E" w:rsidRPr="5A4B04F8">
        <w:rPr>
          <w:rFonts w:ascii="Times New Roman" w:hAnsi="Times New Roman" w:cs="Times New Roman"/>
          <w:sz w:val="28"/>
          <w:szCs w:val="28"/>
        </w:rPr>
        <w:t>mitigating against climate change</w:t>
      </w:r>
      <w:r w:rsidR="3CC99C9F" w:rsidRPr="5A4B04F8">
        <w:rPr>
          <w:rFonts w:ascii="Times New Roman" w:hAnsi="Times New Roman" w:cs="Times New Roman"/>
          <w:sz w:val="28"/>
          <w:szCs w:val="28"/>
        </w:rPr>
        <w:t xml:space="preserve"> </w:t>
      </w:r>
      <w:r w:rsidRPr="5A4B04F8">
        <w:rPr>
          <w:rFonts w:ascii="Times New Roman" w:hAnsi="Times New Roman" w:cs="Times New Roman"/>
        </w:rPr>
        <w:fldChar w:fldCharType="begin"/>
      </w:r>
      <w:r w:rsidRPr="5A4B04F8">
        <w:rPr>
          <w:rFonts w:ascii="Times New Roman" w:hAnsi="Times New Roman" w:cs="Times New Roman"/>
        </w:rPr>
        <w:instrText xml:space="preserve"> ADDIN ZOTERO_ITEM CSL_CITATION {"citationID":"4152N6lH","properties":{"formattedCitation":"(Timpane-Padgham et al. 2017)","plainCitation":"(Timpane-Padgham et al. 2017)","noteIndex":0},"citationItems":[{"id":11704,"uris":["http://zotero.org/users/9060408/items/5YEQUUF3"],"itemData":{"id":11704,"type":"article-journal","abstract":"Ecological restoration is widely practiced as a means of rehabilitating ecosystems and habitats that have been degraded or impaired through human use or other causes. Restoration practices now are confronted by climate change, which has the potential to influence longterm restoration outcomes. Concepts and attributes from the resilience literature can help improve restoration and monitoring efforts under changing climate conditions. We systematically examined the published literature on ecological resilience to identify biological, chemical, and physical attributes that confer resilience to climate change. We identified 45 attributes explicitly related to climate change and classified them as individual- (9), population- (6), community- (7), ecosystem- (7), or process-level attributes (16). Individual studies defined resilience as resistance to change or recovery from disturbance, and only a few studies explicitly included both concepts in their definition of resilience. We found that individual and population attributes generally are suited to species- or habitat-specific restoration actions and applicable at the population scale. Community attributes are better suited to habitat-specific restoration at the site scale, or system-wide restoration at the ecosystem scale. Ecosystem and process attributes vary considerably in their type and applicability. We summarize these relationships in a decision support table and provide three example applications to illustrate how these classifications can be used to prioritize climate change resilience attributes for specific restoration actions. We suggest that (1) including resilience as an explicit planning objective could increase the success of restoration projects, (2) considering the ecological context and focal scale of a restoration action is essential in choosing appropriate resilience attributes, and (3) certain ecological attributes, such as diversity and connectivity, are more commonly considered to confer resilience because they apply to a wide variety of species and ecosystems. We propose that identifying sources of ecological resilience is a critical step in restoring ecosystems in a changing climate.","container-title":"PLOS ONE","DOI":"10.1371/journal.pone.0173812","ISSN":"1932-6203","issue":"3","journalAbbreviation":"PLoS ONE","language":"en","page":"e0173812","source":"DOI.org (Crossref)","title":"A systematic review of ecological attributes that confer resilience to climate change in environmental restoration","volume":"12","author":[{"family":"Timpane-Padgham","given":"Britta L."},{"family":"Beechie","given":"Tim"},{"family":"Klinger","given":"Terrie"}],"editor":[{"family":"Chapman","given":"Maura (Gee) Geraldine"}],"issued":{"date-parts":[["2017",3,16]]}}}],"schema":"https://github.com/citation-style-language/schema/raw/master/csl-citation.json"} </w:instrText>
      </w:r>
      <w:r w:rsidRPr="5A4B04F8">
        <w:rPr>
          <w:rFonts w:ascii="Times New Roman" w:hAnsi="Times New Roman" w:cs="Times New Roman"/>
        </w:rPr>
        <w:fldChar w:fldCharType="separate"/>
      </w:r>
      <w:r w:rsidR="3CC99C9F" w:rsidRPr="5A4B04F8">
        <w:rPr>
          <w:rFonts w:ascii="Times New Roman" w:hAnsi="Times New Roman" w:cs="Times New Roman"/>
          <w:sz w:val="28"/>
          <w:szCs w:val="28"/>
        </w:rPr>
        <w:t>(Timpane-Padgham et al. 2017)</w:t>
      </w:r>
      <w:r w:rsidRPr="5A4B04F8">
        <w:rPr>
          <w:rFonts w:ascii="Times New Roman" w:hAnsi="Times New Roman" w:cs="Times New Roman"/>
        </w:rPr>
        <w:fldChar w:fldCharType="end"/>
      </w:r>
      <w:r w:rsidR="665DC085" w:rsidRPr="5A4B04F8">
        <w:rPr>
          <w:rFonts w:ascii="Times New Roman" w:hAnsi="Times New Roman" w:cs="Times New Roman"/>
          <w:sz w:val="28"/>
          <w:szCs w:val="28"/>
        </w:rPr>
        <w:t xml:space="preserve">, </w:t>
      </w:r>
      <w:r w:rsidR="5B094D08" w:rsidRPr="5A4B04F8">
        <w:rPr>
          <w:rFonts w:ascii="Times New Roman" w:hAnsi="Times New Roman" w:cs="Times New Roman"/>
          <w:sz w:val="28"/>
          <w:szCs w:val="28"/>
        </w:rPr>
        <w:t>adding to</w:t>
      </w:r>
      <w:r w:rsidR="665DC085" w:rsidRPr="5A4B04F8">
        <w:rPr>
          <w:rFonts w:ascii="Times New Roman" w:hAnsi="Times New Roman" w:cs="Times New Roman"/>
          <w:sz w:val="28"/>
          <w:szCs w:val="28"/>
        </w:rPr>
        <w:t xml:space="preserve"> protected area networks</w:t>
      </w:r>
      <w:r w:rsidR="5D33BFFD" w:rsidRPr="5A4B04F8">
        <w:rPr>
          <w:rFonts w:ascii="Times New Roman" w:hAnsi="Times New Roman" w:cs="Times New Roman"/>
          <w:sz w:val="28"/>
          <w:szCs w:val="28"/>
        </w:rPr>
        <w:t xml:space="preserve"> </w:t>
      </w:r>
      <w:r w:rsidRPr="5A4B04F8">
        <w:rPr>
          <w:rFonts w:ascii="Times New Roman" w:hAnsi="Times New Roman" w:cs="Times New Roman"/>
        </w:rPr>
        <w:fldChar w:fldCharType="begin"/>
      </w:r>
      <w:r w:rsidRPr="5A4B04F8">
        <w:rPr>
          <w:rFonts w:ascii="Times New Roman" w:hAnsi="Times New Roman" w:cs="Times New Roman"/>
        </w:rPr>
        <w:instrText xml:space="preserve"> ADDIN ZOTERO_ITEM CSL_CITATION {"citationID":"wCIL2iCY","properties":{"formattedCitation":"(Mappin et al. 2019)","plainCitation":"(Mappin et al. 2019)","noteIndex":0},"citationItems":[{"id":11706,"uris":["http://zotero.org/users/9060408/items/NM7CTTCY"],"itemData":{"id":11706,"type":"article-journal","abstract":"With much of Earth's surface already heavily impacted by humans, there is a need to understand where restoration is required to achieve global conservation goals. Here, we show that at least 1.9 million km2 of land, spanning 190 (27%) terrestrial ecoregions and 114 countries, needs restoration to achieve the current 17% global protected area target (Aichi Target 11). Restoration targeted on lightly modified land could recover up to two-thirds of the shortfall, which would have an opportunity cost impact on agriculture of at least $205 million per annum (average of $159/km2). However, 64 (9%) ecoregions, located predominately in Southeast Asia, will require the challenging task of restoring areas that are already heavily modified. These results highlight the need for global conservation strategies to recognize the current level of anthropogenic degradation across many ecoregions and balance bigger protected area targets with more specific restoration goals.","container-title":"Conservation Letters","DOI":"10.1111/conl.12646","ISSN":"1755-263X, 1755-263X","issue":"4","journalAbbreviation":"CONSERVATION LETTERS","language":"en","page":"e12646","source":"DOI.org (Crossref)","title":"Restoration priorities to achieve the global protected area target","volume":"12","author":[{"family":"Mappin","given":"Bonnie"},{"family":"Chauvenet","given":"Alienor L.M."},{"family":"Adams","given":"Vanessa M."},{"family":"Di Marco","given":"Moreno"},{"family":"Beyer","given":"Hawthorne L."},{"family":"Venter","given":"Oscar"},{"family":"Halpern","given":"Benjamin S."},{"family":"Possingham","given":"Hugh P."},{"family":"Watson","given":"James E.M."}],"issued":{"date-parts":[["2019",7]]}}}],"schema":"https://github.com/citation-style-language/schema/raw/master/csl-citation.json"} </w:instrText>
      </w:r>
      <w:r w:rsidRPr="5A4B04F8">
        <w:rPr>
          <w:rFonts w:ascii="Times New Roman" w:hAnsi="Times New Roman" w:cs="Times New Roman"/>
        </w:rPr>
        <w:fldChar w:fldCharType="separate"/>
      </w:r>
      <w:r w:rsidR="5D33BFFD" w:rsidRPr="5A4B04F8">
        <w:rPr>
          <w:rFonts w:ascii="Times New Roman" w:hAnsi="Times New Roman" w:cs="Times New Roman"/>
          <w:sz w:val="28"/>
          <w:szCs w:val="28"/>
        </w:rPr>
        <w:t>(Mappin et al. 2019)</w:t>
      </w:r>
      <w:r w:rsidRPr="5A4B04F8">
        <w:rPr>
          <w:rFonts w:ascii="Times New Roman" w:hAnsi="Times New Roman" w:cs="Times New Roman"/>
        </w:rPr>
        <w:fldChar w:fldCharType="end"/>
      </w:r>
      <w:r w:rsidR="665DC085" w:rsidRPr="5A4B04F8">
        <w:rPr>
          <w:rFonts w:ascii="Times New Roman" w:hAnsi="Times New Roman" w:cs="Times New Roman"/>
          <w:sz w:val="28"/>
          <w:szCs w:val="28"/>
        </w:rPr>
        <w:t>, and enhancing</w:t>
      </w:r>
      <w:r w:rsidR="05407310" w:rsidRPr="5A4B04F8">
        <w:rPr>
          <w:rFonts w:ascii="Times New Roman" w:hAnsi="Times New Roman" w:cs="Times New Roman"/>
          <w:sz w:val="28"/>
          <w:szCs w:val="28"/>
        </w:rPr>
        <w:t xml:space="preserve"> the amount of </w:t>
      </w:r>
      <w:r w:rsidR="665DC085" w:rsidRPr="5A4B04F8">
        <w:rPr>
          <w:rFonts w:ascii="Times New Roman" w:hAnsi="Times New Roman" w:cs="Times New Roman"/>
          <w:sz w:val="28"/>
          <w:szCs w:val="28"/>
        </w:rPr>
        <w:t xml:space="preserve">carbon </w:t>
      </w:r>
      <w:r w:rsidR="05407310" w:rsidRPr="5A4B04F8">
        <w:rPr>
          <w:rFonts w:ascii="Times New Roman" w:hAnsi="Times New Roman" w:cs="Times New Roman"/>
          <w:sz w:val="28"/>
          <w:szCs w:val="28"/>
        </w:rPr>
        <w:t>that can be stored</w:t>
      </w:r>
      <w:r w:rsidR="2FAA8CAE" w:rsidRPr="5A4B04F8">
        <w:rPr>
          <w:rFonts w:ascii="Times New Roman" w:hAnsi="Times New Roman" w:cs="Times New Roman"/>
          <w:sz w:val="28"/>
          <w:szCs w:val="28"/>
        </w:rPr>
        <w:t xml:space="preserve"> as biomass </w:t>
      </w:r>
      <w:r w:rsidRPr="5A4B04F8">
        <w:rPr>
          <w:rFonts w:ascii="Times New Roman" w:hAnsi="Times New Roman" w:cs="Times New Roman"/>
        </w:rPr>
        <w:fldChar w:fldCharType="begin"/>
      </w:r>
      <w:r w:rsidRPr="5A4B04F8">
        <w:rPr>
          <w:rFonts w:ascii="Times New Roman" w:hAnsi="Times New Roman" w:cs="Times New Roman"/>
        </w:rPr>
        <w:instrText xml:space="preserve"> ADDIN ZOTERO_ITEM CSL_CITATION {"citationID":"GVgqc6tV","properties":{"formattedCitation":"(Strassburg et al. 2020, Currie et al. 2023)","plainCitation":"(Strassburg et al. 2020, Currie et al. 2023)","noteIndex":0},"citationItems":[{"id":6888,"uris":["http://zotero.org/users/9060408/items/C8ERYH5N"],"itemData":{"id":6888,"type":"article-journal","container-title":"Nature","DOI":"10.1038/s41586-020-2784-9","ISSN":"0028-0836, 1476-4687","issue":"7831","journalAbbreviation":"Nature","language":"en","page":"724-729","source":"DOI.org (Crossref)","title":"Global priority areas for ecosystem restoration","volume":"586","author":[{"family":"Strassburg","given":"Bernardo B. N."},{"family":"Iribarrem","given":"Alvaro"},{"family":"Beyer","given":"Hawthorne L."},{"family":"Cordeiro","given":"Carlos Leandro"},{"family":"Crouzeilles","given":"Renato"},{"family":"Jakovac","given":"Catarina C."},{"family":"Braga Junqueira","given":"André"},{"family":"Lacerda","given":"Eduardo"},{"family":"Latawiec","given":"Agnieszka E."},{"family":"Balmford","given":"Andrew"},{"family":"Brooks","given":"Thomas M."},{"family":"Butchart","given":"Stuart H. M."},{"family":"Chazdon","given":"Robin L."},{"family":"Erb","given":"Karl-Heinz"},{"family":"Brancalion","given":"Pedro"},{"family":"Buchanan","given":"Graeme"},{"family":"Cooper","given":"David"},{"family":"Díaz","given":"Sandra"},{"family":"Donald","given":"Paul F."},{"family":"Kapos","given":"Valerie"},{"family":"Leclère","given":"David"},{"family":"Miles","given":"Lera"},{"family":"Obersteiner","given":"Michael"},{"family":"Plutzar","given":"Christoph"},{"family":"M. Scaramuzza","given":"Carlos Alberto","non-dropping-particle":"de"},{"family":"Scarano","given":"Fabio R."},{"family":"Visconti","given":"Piero"}],"issued":{"date-parts":[["2020",10,29]]}}},{"id":7918,"uris":["http://zotero.org/users/9060408/items/9JAB5U8W"],"itemData":{"id":7918,"type":"article-journal","abstract":"Ecosystem restoration is a fundamental way of delivering nature-based solutions to improve resilience in a changing climate and sustain biodiversity. Spatial analyses to identify where ecosystem restoration would yield targeted environmental benefits are critical to inform, and coordinate restoration initiatives at multiple scales to achieve national commitments and global goals. Here, we provide an optimization analysis for restoration potential of converted terrestrial ecosystems in Canada by integrating carbon storage and biodiversity benefits as key considerations. Our results show that converted landscapes are prevalent in southern anthropic regions of Canada, with the greatest potential for biodiversity benefits through forest and grassland restoration. At national scales, carbon density (tonnes C/km2) and total carbon storage (tonnes C) potential were greatest for wetland and forest restoration, respectively. When biodiversity and carbon were both included in an optimization framework, consistent priorities across all three restoration targets (50,000; 100,000; and 150,000 km2) comprised forest restoration in the St. Lawrence and Lake Erie Lowlands, with the Lake Manitoba Plains, Interlake Plains, and Manitoulin-Lake Simcoe ecoregions also frequently identified. Our analysis will help decision-makers identify where restoration of converted lands may support considerable gains in simultaneously achieving climate and biodiversity goals in Canada.","container-title":"Conservation Science and Practice","DOI":"10.1111/csp2.12924","ISSN":"2578-4854, 2578-4854","journalAbbreviation":"Conservat Sci and Prac","language":"en","page":"e12924","source":"DOI.org (Crossref)","title":"Prioritizing ecological restoration of converted lands in Canada by spatially integrating organic carbon storage and biodiversity benefits","author":[{"family":"Currie","given":"Jessica"},{"family":"Merritt","given":"Will"},{"family":"Liang","given":"Chris"},{"family":"Sothe","given":"Camile"},{"family":"Beatty","given":"Craig R."},{"family":"Shackelford","given":"Nancy"},{"family":"Hirsh‐Pearson","given":"Kristen"},{"family":"Gonsamo","given":"Alemu"},{"family":"Snider","given":"James"}],"issued":{"date-parts":[["2023",4,3]]}}}],"schema":"https://github.com/citation-style-language/schema/raw/master/csl-citation.json"} </w:instrText>
      </w:r>
      <w:r w:rsidRPr="5A4B04F8">
        <w:rPr>
          <w:rFonts w:ascii="Times New Roman" w:hAnsi="Times New Roman" w:cs="Times New Roman"/>
        </w:rPr>
        <w:fldChar w:fldCharType="separate"/>
      </w:r>
      <w:r w:rsidR="627725B5" w:rsidRPr="5A4B04F8">
        <w:rPr>
          <w:rFonts w:ascii="Times New Roman" w:hAnsi="Times New Roman" w:cs="Times New Roman"/>
          <w:sz w:val="28"/>
          <w:szCs w:val="28"/>
        </w:rPr>
        <w:t>(Strassburg et al. 2020, Currie et al. 2023)</w:t>
      </w:r>
      <w:r w:rsidRPr="5A4B04F8">
        <w:rPr>
          <w:rFonts w:ascii="Times New Roman" w:hAnsi="Times New Roman" w:cs="Times New Roman"/>
        </w:rPr>
        <w:fldChar w:fldCharType="end"/>
      </w:r>
      <w:r w:rsidR="665DC085" w:rsidRPr="5A4B04F8">
        <w:rPr>
          <w:rFonts w:ascii="Times New Roman" w:hAnsi="Times New Roman" w:cs="Times New Roman"/>
          <w:sz w:val="28"/>
          <w:szCs w:val="28"/>
        </w:rPr>
        <w:t xml:space="preserve">. </w:t>
      </w:r>
      <w:r w:rsidR="6ACB2F5F" w:rsidRPr="5A4B04F8">
        <w:rPr>
          <w:rFonts w:ascii="Times New Roman" w:hAnsi="Times New Roman" w:cs="Times New Roman"/>
          <w:sz w:val="28"/>
          <w:szCs w:val="28"/>
        </w:rPr>
        <w:t xml:space="preserve">Designing a tool to address multiple benefits </w:t>
      </w:r>
      <w:r w:rsidR="0D05CD07" w:rsidRPr="5A4B04F8">
        <w:rPr>
          <w:rFonts w:ascii="Times New Roman" w:hAnsi="Times New Roman" w:cs="Times New Roman"/>
          <w:sz w:val="28"/>
          <w:szCs w:val="28"/>
        </w:rPr>
        <w:t xml:space="preserve">could require an unwieldy number </w:t>
      </w:r>
      <w:r w:rsidR="24734620" w:rsidRPr="5A4B04F8">
        <w:rPr>
          <w:rFonts w:ascii="Times New Roman" w:hAnsi="Times New Roman" w:cs="Times New Roman"/>
          <w:sz w:val="28"/>
          <w:szCs w:val="28"/>
        </w:rPr>
        <w:t>of metrics that would be a challenge to compare and balance</w:t>
      </w:r>
      <w:r w:rsidR="218D4B32" w:rsidRPr="5A4B04F8">
        <w:rPr>
          <w:rFonts w:ascii="Times New Roman" w:hAnsi="Times New Roman" w:cs="Times New Roman"/>
          <w:sz w:val="28"/>
          <w:szCs w:val="28"/>
        </w:rPr>
        <w:t xml:space="preserve"> across a region as large as Ontario</w:t>
      </w:r>
      <w:r w:rsidR="24734620" w:rsidRPr="5A4B04F8">
        <w:rPr>
          <w:rFonts w:ascii="Times New Roman" w:hAnsi="Times New Roman" w:cs="Times New Roman"/>
          <w:sz w:val="28"/>
          <w:szCs w:val="28"/>
        </w:rPr>
        <w:t xml:space="preserve">. </w:t>
      </w:r>
      <w:r w:rsidR="561E6F5C" w:rsidRPr="5A4B04F8">
        <w:rPr>
          <w:rFonts w:ascii="Times New Roman" w:hAnsi="Times New Roman" w:cs="Times New Roman"/>
          <w:sz w:val="28"/>
          <w:szCs w:val="28"/>
        </w:rPr>
        <w:t xml:space="preserve">A more tractable approach is to limit </w:t>
      </w:r>
      <w:r w:rsidR="32324B1A" w:rsidRPr="5A4B04F8">
        <w:rPr>
          <w:rFonts w:ascii="Times New Roman" w:hAnsi="Times New Roman" w:cs="Times New Roman"/>
          <w:sz w:val="28"/>
          <w:szCs w:val="28"/>
        </w:rPr>
        <w:t>the scope of what restoration purports to benefit</w:t>
      </w:r>
      <w:r w:rsidR="7AD45125" w:rsidRPr="5A4B04F8">
        <w:rPr>
          <w:rFonts w:ascii="Times New Roman" w:hAnsi="Times New Roman" w:cs="Times New Roman"/>
          <w:sz w:val="28"/>
          <w:szCs w:val="28"/>
        </w:rPr>
        <w:t xml:space="preserve">; the </w:t>
      </w:r>
      <w:proofErr w:type="spellStart"/>
      <w:r w:rsidR="40AB0DA0" w:rsidRPr="5A4B04F8">
        <w:rPr>
          <w:rFonts w:ascii="Times New Roman" w:hAnsi="Times New Roman" w:cs="Times New Roman"/>
          <w:sz w:val="28"/>
          <w:szCs w:val="28"/>
        </w:rPr>
        <w:t>RestoratiON</w:t>
      </w:r>
      <w:proofErr w:type="spellEnd"/>
      <w:r w:rsidR="40AB0DA0" w:rsidRPr="5A4B04F8">
        <w:rPr>
          <w:rFonts w:ascii="Times New Roman" w:hAnsi="Times New Roman" w:cs="Times New Roman"/>
          <w:sz w:val="28"/>
          <w:szCs w:val="28"/>
        </w:rPr>
        <w:t xml:space="preserve"> </w:t>
      </w:r>
      <w:r w:rsidR="7AD45125" w:rsidRPr="5A4B04F8">
        <w:rPr>
          <w:rFonts w:ascii="Times New Roman" w:hAnsi="Times New Roman" w:cs="Times New Roman"/>
          <w:sz w:val="28"/>
          <w:szCs w:val="28"/>
        </w:rPr>
        <w:t xml:space="preserve">tool </w:t>
      </w:r>
      <w:r w:rsidR="29946432" w:rsidRPr="5A4B04F8">
        <w:rPr>
          <w:rFonts w:ascii="Times New Roman" w:hAnsi="Times New Roman" w:cs="Times New Roman"/>
          <w:sz w:val="28"/>
          <w:szCs w:val="28"/>
        </w:rPr>
        <w:t xml:space="preserve">focuses solely on </w:t>
      </w:r>
      <w:r w:rsidR="6E52FD98" w:rsidRPr="5A4B04F8">
        <w:rPr>
          <w:rFonts w:ascii="Times New Roman" w:hAnsi="Times New Roman" w:cs="Times New Roman"/>
          <w:sz w:val="28"/>
          <w:szCs w:val="28"/>
        </w:rPr>
        <w:t xml:space="preserve">increasing </w:t>
      </w:r>
      <w:r w:rsidR="29946432" w:rsidRPr="5A4B04F8">
        <w:rPr>
          <w:rFonts w:ascii="Times New Roman" w:hAnsi="Times New Roman" w:cs="Times New Roman"/>
          <w:sz w:val="28"/>
          <w:szCs w:val="28"/>
        </w:rPr>
        <w:t>biodiversity</w:t>
      </w:r>
      <w:r w:rsidR="6E52FD98" w:rsidRPr="5A4B04F8">
        <w:rPr>
          <w:rFonts w:ascii="Times New Roman" w:hAnsi="Times New Roman" w:cs="Times New Roman"/>
          <w:sz w:val="28"/>
          <w:szCs w:val="28"/>
        </w:rPr>
        <w:t xml:space="preserve">. </w:t>
      </w:r>
      <w:r w:rsidR="7A9C1142" w:rsidRPr="5A4B04F8">
        <w:rPr>
          <w:rFonts w:ascii="Times New Roman" w:hAnsi="Times New Roman" w:cs="Times New Roman"/>
          <w:sz w:val="28"/>
          <w:szCs w:val="28"/>
        </w:rPr>
        <w:t xml:space="preserve">It is </w:t>
      </w:r>
      <w:r w:rsidR="29946432" w:rsidRPr="5A4B04F8">
        <w:rPr>
          <w:rFonts w:ascii="Times New Roman" w:hAnsi="Times New Roman" w:cs="Times New Roman"/>
          <w:sz w:val="28"/>
          <w:szCs w:val="28"/>
        </w:rPr>
        <w:t>species agnostic</w:t>
      </w:r>
      <w:r w:rsidR="7A9C1142" w:rsidRPr="5A4B04F8">
        <w:rPr>
          <w:rFonts w:ascii="Times New Roman" w:hAnsi="Times New Roman" w:cs="Times New Roman"/>
          <w:sz w:val="28"/>
          <w:szCs w:val="28"/>
        </w:rPr>
        <w:t>;</w:t>
      </w:r>
      <w:r w:rsidR="29946432" w:rsidRPr="5A4B04F8">
        <w:rPr>
          <w:rFonts w:ascii="Times New Roman" w:hAnsi="Times New Roman" w:cs="Times New Roman"/>
          <w:sz w:val="28"/>
          <w:szCs w:val="28"/>
        </w:rPr>
        <w:t xml:space="preserve"> </w:t>
      </w:r>
      <w:r w:rsidR="7A9C1142" w:rsidRPr="5A4B04F8">
        <w:rPr>
          <w:rFonts w:ascii="Times New Roman" w:hAnsi="Times New Roman" w:cs="Times New Roman"/>
          <w:sz w:val="28"/>
          <w:szCs w:val="28"/>
        </w:rPr>
        <w:t>i</w:t>
      </w:r>
      <w:r w:rsidR="5222C8E3" w:rsidRPr="5A4B04F8">
        <w:rPr>
          <w:rFonts w:ascii="Times New Roman" w:hAnsi="Times New Roman" w:cs="Times New Roman"/>
          <w:sz w:val="28"/>
          <w:szCs w:val="28"/>
        </w:rPr>
        <w:t>t</w:t>
      </w:r>
      <w:r w:rsidR="7CE60638" w:rsidRPr="5A4B04F8">
        <w:rPr>
          <w:rFonts w:ascii="Times New Roman" w:hAnsi="Times New Roman" w:cs="Times New Roman"/>
          <w:sz w:val="28"/>
          <w:szCs w:val="28"/>
        </w:rPr>
        <w:t xml:space="preserve"> does not use </w:t>
      </w:r>
      <w:r w:rsidR="7416D60E" w:rsidRPr="5A4B04F8">
        <w:rPr>
          <w:rFonts w:ascii="Times New Roman" w:hAnsi="Times New Roman" w:cs="Times New Roman"/>
          <w:sz w:val="28"/>
          <w:szCs w:val="28"/>
        </w:rPr>
        <w:t xml:space="preserve">data on species occurrences or abundances </w:t>
      </w:r>
      <w:r w:rsidR="0BC95DD6" w:rsidRPr="5A4B04F8">
        <w:rPr>
          <w:rFonts w:ascii="Times New Roman" w:hAnsi="Times New Roman" w:cs="Times New Roman"/>
          <w:sz w:val="28"/>
          <w:szCs w:val="28"/>
        </w:rPr>
        <w:t xml:space="preserve">to measure how best to benefit </w:t>
      </w:r>
      <w:r w:rsidR="3F1A134D" w:rsidRPr="5A4B04F8">
        <w:rPr>
          <w:rFonts w:ascii="Times New Roman" w:hAnsi="Times New Roman" w:cs="Times New Roman"/>
          <w:sz w:val="28"/>
          <w:szCs w:val="28"/>
        </w:rPr>
        <w:t>a</w:t>
      </w:r>
      <w:r w:rsidR="2AB0EA7C" w:rsidRPr="5A4B04F8">
        <w:rPr>
          <w:rFonts w:ascii="Times New Roman" w:hAnsi="Times New Roman" w:cs="Times New Roman"/>
          <w:sz w:val="28"/>
          <w:szCs w:val="28"/>
        </w:rPr>
        <w:t xml:space="preserve"> specific</w:t>
      </w:r>
      <w:r w:rsidR="78631DDD" w:rsidRPr="5A4B04F8">
        <w:rPr>
          <w:rFonts w:ascii="Times New Roman" w:hAnsi="Times New Roman" w:cs="Times New Roman"/>
          <w:sz w:val="28"/>
          <w:szCs w:val="28"/>
        </w:rPr>
        <w:t xml:space="preserve"> tax</w:t>
      </w:r>
      <w:r w:rsidR="3C2AF4F0" w:rsidRPr="5A4B04F8">
        <w:rPr>
          <w:rFonts w:ascii="Times New Roman" w:hAnsi="Times New Roman" w:cs="Times New Roman"/>
          <w:sz w:val="28"/>
          <w:szCs w:val="28"/>
        </w:rPr>
        <w:t>on</w:t>
      </w:r>
      <w:r w:rsidR="7CE60638" w:rsidRPr="5A4B04F8">
        <w:rPr>
          <w:rFonts w:ascii="Times New Roman" w:hAnsi="Times New Roman" w:cs="Times New Roman"/>
          <w:sz w:val="28"/>
          <w:szCs w:val="28"/>
        </w:rPr>
        <w:t xml:space="preserve"> </w:t>
      </w:r>
      <w:r w:rsidRPr="5A4B04F8">
        <w:rPr>
          <w:rFonts w:ascii="Times New Roman" w:hAnsi="Times New Roman" w:cs="Times New Roman"/>
        </w:rPr>
        <w:fldChar w:fldCharType="begin"/>
      </w:r>
      <w:r w:rsidRPr="5A4B04F8">
        <w:rPr>
          <w:rFonts w:ascii="Times New Roman" w:hAnsi="Times New Roman" w:cs="Times New Roman"/>
        </w:rPr>
        <w:instrText xml:space="preserve"> ADDIN ZOTERO_ITEM CSL_CITATION {"citationID":"0Wa4o01f","properties":{"formattedCitation":"(Currie et al. 2023)","plainCitation":"(Currie et al. 2023)","dontUpdate":true,"noteIndex":0},"citationItems":[{"id":7918,"uris":["http://zotero.org/users/9060408/items/9JAB5U8W"],"itemData":{"id":7918,"type":"article-journal","abstract":"Ecosystem restoration is a fundamental way of delivering nature-based solutions to improve resilience in a changing climate and sustain biodiversity. Spatial analyses to identify where ecosystem restoration would yield targeted environmental benefits are critical to inform, and coordinate restoration initiatives at multiple scales to achieve national commitments and global goals. Here, we provide an optimization analysis for restoration potential of converted terrestrial ecosystems in Canada by integrating carbon storage and biodiversity benefits as key considerations. Our results show that converted landscapes are prevalent in southern anthropic regions of Canada, with the greatest potential for biodiversity benefits through forest and grassland restoration. At national scales, carbon density (tonnes C/km2) and total carbon storage (tonnes C) potential were greatest for wetland and forest restoration, respectively. When biodiversity and carbon were both included in an optimization framework, consistent priorities across all three restoration targets (50,000; 100,000; and 150,000 km2) comprised forest restoration in the St. Lawrence and Lake Erie Lowlands, with the Lake Manitoba Plains, Interlake Plains, and Manitoulin-Lake Simcoe ecoregions also frequently identified. Our analysis will help decision-makers identify where restoration of converted lands may support considerable gains in simultaneously achieving climate and biodiversity goals in Canada.","container-title":"Conservation Science and Practice","DOI":"10.1111/csp2.12924","ISSN":"2578-4854, 2578-4854","journalAbbreviation":"Conservat Sci and Prac","language":"en","page":"e12924","source":"DOI.org (Crossref)","title":"Prioritizing ecological restoration of converted lands in Canada by spatially integrating organic carbon storage and biodiversity benefits","author":[{"family":"Currie","given":"Jessica"},{"family":"Merritt","given":"Will"},{"family":"Liang","given":"Chris"},{"family":"Sothe","given":"Camile"},{"family":"Beatty","given":"Craig R."},{"family":"Shackelford","given":"Nancy"},{"family":"Hirsh‐Pearson","given":"Kristen"},{"family":"Gonsamo","given":"Alemu"},{"family":"Snider","given":"James"}],"issued":{"date-parts":[["2023",4,3]]}}}],"schema":"https://github.com/citation-style-language/schema/raw/master/csl-citation.json"} </w:instrText>
      </w:r>
      <w:r w:rsidRPr="5A4B04F8">
        <w:rPr>
          <w:rFonts w:ascii="Times New Roman" w:hAnsi="Times New Roman" w:cs="Times New Roman"/>
        </w:rPr>
        <w:fldChar w:fldCharType="separate"/>
      </w:r>
      <w:r w:rsidR="3AC7DF2C" w:rsidRPr="5A4B04F8">
        <w:rPr>
          <w:rFonts w:ascii="Times New Roman" w:hAnsi="Times New Roman" w:cs="Times New Roman"/>
          <w:sz w:val="28"/>
          <w:szCs w:val="28"/>
        </w:rPr>
        <w:t>(</w:t>
      </w:r>
      <w:r w:rsidR="3AC7DF2C" w:rsidRPr="5A4B04F8">
        <w:rPr>
          <w:rFonts w:ascii="Times New Roman" w:hAnsi="Times New Roman" w:cs="Times New Roman"/>
          <w:i/>
          <w:iCs/>
          <w:sz w:val="28"/>
          <w:szCs w:val="28"/>
        </w:rPr>
        <w:t>sensu</w:t>
      </w:r>
      <w:r w:rsidR="3AC7DF2C" w:rsidRPr="5A4B04F8">
        <w:rPr>
          <w:rFonts w:ascii="Times New Roman" w:hAnsi="Times New Roman" w:cs="Times New Roman"/>
          <w:sz w:val="28"/>
          <w:szCs w:val="28"/>
        </w:rPr>
        <w:t xml:space="preserve"> Currie et al. 2023)</w:t>
      </w:r>
      <w:r w:rsidRPr="5A4B04F8">
        <w:rPr>
          <w:rFonts w:ascii="Times New Roman" w:hAnsi="Times New Roman" w:cs="Times New Roman"/>
        </w:rPr>
        <w:fldChar w:fldCharType="end"/>
      </w:r>
      <w:r w:rsidR="0BC95DD6" w:rsidRPr="5A4B04F8">
        <w:rPr>
          <w:rFonts w:ascii="Times New Roman" w:hAnsi="Times New Roman" w:cs="Times New Roman"/>
          <w:sz w:val="28"/>
          <w:szCs w:val="28"/>
        </w:rPr>
        <w:t xml:space="preserve">. </w:t>
      </w:r>
      <w:r w:rsidR="000BCFC2" w:rsidRPr="5A4B04F8">
        <w:rPr>
          <w:rFonts w:ascii="Times New Roman" w:hAnsi="Times New Roman" w:cs="Times New Roman"/>
          <w:sz w:val="28"/>
          <w:szCs w:val="28"/>
        </w:rPr>
        <w:t>Instead</w:t>
      </w:r>
      <w:r w:rsidR="4B7F6C9B" w:rsidRPr="5A4B04F8">
        <w:rPr>
          <w:rFonts w:ascii="Times New Roman" w:hAnsi="Times New Roman" w:cs="Times New Roman"/>
          <w:sz w:val="28"/>
          <w:szCs w:val="28"/>
        </w:rPr>
        <w:t>,</w:t>
      </w:r>
      <w:r w:rsidR="000BCFC2" w:rsidRPr="5A4B04F8">
        <w:rPr>
          <w:rFonts w:ascii="Times New Roman" w:hAnsi="Times New Roman" w:cs="Times New Roman"/>
          <w:sz w:val="28"/>
          <w:szCs w:val="28"/>
        </w:rPr>
        <w:t xml:space="preserve"> </w:t>
      </w:r>
      <w:r w:rsidR="27174F79" w:rsidRPr="5A4B04F8">
        <w:rPr>
          <w:rFonts w:ascii="Times New Roman" w:hAnsi="Times New Roman" w:cs="Times New Roman"/>
          <w:sz w:val="28"/>
          <w:szCs w:val="28"/>
        </w:rPr>
        <w:t>t</w:t>
      </w:r>
      <w:r w:rsidR="37C0CEB9" w:rsidRPr="5A4B04F8">
        <w:rPr>
          <w:rFonts w:ascii="Times New Roman" w:hAnsi="Times New Roman" w:cs="Times New Roman"/>
          <w:sz w:val="28"/>
          <w:szCs w:val="28"/>
        </w:rPr>
        <w:t>he tool is informed by a half-century of research in community ecology, landscape ecology, and biogeography</w:t>
      </w:r>
      <w:r w:rsidR="27174F79" w:rsidRPr="5A4B04F8">
        <w:rPr>
          <w:rFonts w:ascii="Times New Roman" w:hAnsi="Times New Roman" w:cs="Times New Roman"/>
          <w:sz w:val="28"/>
          <w:szCs w:val="28"/>
        </w:rPr>
        <w:t xml:space="preserve"> to predict</w:t>
      </w:r>
      <w:r w:rsidR="374763B1" w:rsidRPr="5A4B04F8">
        <w:rPr>
          <w:rFonts w:ascii="Times New Roman" w:hAnsi="Times New Roman" w:cs="Times New Roman"/>
          <w:sz w:val="28"/>
          <w:szCs w:val="28"/>
        </w:rPr>
        <w:t xml:space="preserve"> </w:t>
      </w:r>
      <w:r w:rsidR="78631DDD" w:rsidRPr="5A4B04F8">
        <w:rPr>
          <w:rFonts w:ascii="Times New Roman" w:hAnsi="Times New Roman" w:cs="Times New Roman"/>
          <w:sz w:val="28"/>
          <w:szCs w:val="28"/>
        </w:rPr>
        <w:t xml:space="preserve">potential </w:t>
      </w:r>
      <w:r w:rsidR="374763B1" w:rsidRPr="5A4B04F8">
        <w:rPr>
          <w:rFonts w:ascii="Times New Roman" w:hAnsi="Times New Roman" w:cs="Times New Roman"/>
          <w:sz w:val="28"/>
          <w:szCs w:val="28"/>
        </w:rPr>
        <w:t xml:space="preserve">biodiversity benefit based on where in a landscape </w:t>
      </w:r>
      <w:r w:rsidR="4B7F6C9B" w:rsidRPr="5A4B04F8">
        <w:rPr>
          <w:rFonts w:ascii="Times New Roman" w:hAnsi="Times New Roman" w:cs="Times New Roman"/>
          <w:sz w:val="28"/>
          <w:szCs w:val="28"/>
        </w:rPr>
        <w:t>restoration takes place</w:t>
      </w:r>
      <w:r w:rsidR="374763B1" w:rsidRPr="5A4B04F8">
        <w:rPr>
          <w:rFonts w:ascii="Times New Roman" w:hAnsi="Times New Roman" w:cs="Times New Roman"/>
          <w:sz w:val="28"/>
          <w:szCs w:val="28"/>
        </w:rPr>
        <w:t xml:space="preserve">. </w:t>
      </w:r>
      <w:r>
        <w:br/>
      </w:r>
    </w:p>
    <w:p w14:paraId="203C3AEA" w14:textId="787E9C41" w:rsidR="009368A4" w:rsidRPr="009368A4" w:rsidRDefault="371C0919" w:rsidP="5A4B04F8">
      <w:pPr>
        <w:spacing w:after="0"/>
        <w:rPr>
          <w:rStyle w:val="Heading3Char"/>
          <w:szCs w:val="28"/>
        </w:rPr>
      </w:pPr>
      <w:r w:rsidRPr="5A4B04F8">
        <w:rPr>
          <w:rFonts w:ascii="Times New Roman" w:hAnsi="Times New Roman" w:cs="Times New Roman"/>
          <w:sz w:val="28"/>
          <w:szCs w:val="28"/>
        </w:rPr>
        <w:t xml:space="preserve">In a landscape comprised of heterogeneous environmental conditions </w:t>
      </w:r>
      <w:r w:rsidR="13FA7663" w:rsidRPr="5A4B04F8">
        <w:rPr>
          <w:rFonts w:ascii="Times New Roman" w:hAnsi="Times New Roman" w:cs="Times New Roman"/>
          <w:sz w:val="28"/>
          <w:szCs w:val="28"/>
        </w:rPr>
        <w:t xml:space="preserve">that can be organized into patches of different habitat types, </w:t>
      </w:r>
      <w:r w:rsidR="56A5A167" w:rsidRPr="5A4B04F8">
        <w:rPr>
          <w:rFonts w:ascii="Times New Roman" w:hAnsi="Times New Roman" w:cs="Times New Roman"/>
          <w:sz w:val="28"/>
          <w:szCs w:val="28"/>
        </w:rPr>
        <w:t xml:space="preserve">biodiversity can </w:t>
      </w:r>
      <w:r w:rsidR="4B19B8E8" w:rsidRPr="5A4B04F8">
        <w:rPr>
          <w:rFonts w:ascii="Times New Roman" w:hAnsi="Times New Roman" w:cs="Times New Roman"/>
          <w:sz w:val="28"/>
          <w:szCs w:val="28"/>
        </w:rPr>
        <w:t>be measured at different scales</w:t>
      </w:r>
      <w:r w:rsidR="5987F2BF" w:rsidRPr="5A4B04F8">
        <w:rPr>
          <w:rFonts w:ascii="Times New Roman" w:hAnsi="Times New Roman" w:cs="Times New Roman"/>
          <w:sz w:val="28"/>
          <w:szCs w:val="28"/>
        </w:rPr>
        <w:t xml:space="preserve">, and increasing biodiversity at one scale may reduce biodiversity at another. </w:t>
      </w:r>
      <w:r w:rsidR="1ED408EF" w:rsidRPr="5A4B04F8">
        <w:rPr>
          <w:rFonts w:ascii="Times New Roman" w:hAnsi="Times New Roman" w:cs="Times New Roman"/>
          <w:sz w:val="28"/>
          <w:szCs w:val="28"/>
        </w:rPr>
        <w:t>The</w:t>
      </w:r>
      <w:r w:rsidR="2888D119" w:rsidRPr="5A4B04F8">
        <w:rPr>
          <w:rFonts w:ascii="Times New Roman" w:hAnsi="Times New Roman" w:cs="Times New Roman"/>
          <w:sz w:val="28"/>
          <w:szCs w:val="28"/>
        </w:rPr>
        <w:t>re can be a tension between increasing biodiversity in a patch</w:t>
      </w:r>
      <w:r w:rsidR="4261C252" w:rsidRPr="5A4B04F8">
        <w:rPr>
          <w:rFonts w:ascii="Times New Roman" w:hAnsi="Times New Roman" w:cs="Times New Roman"/>
          <w:sz w:val="28"/>
          <w:szCs w:val="28"/>
        </w:rPr>
        <w:t xml:space="preserve">, i.e., the smallest resolution at which environmental data is available and </w:t>
      </w:r>
      <w:r w:rsidR="285EFE5C" w:rsidRPr="5A4B04F8">
        <w:rPr>
          <w:rFonts w:ascii="Times New Roman" w:hAnsi="Times New Roman" w:cs="Times New Roman"/>
          <w:sz w:val="28"/>
          <w:szCs w:val="28"/>
        </w:rPr>
        <w:t xml:space="preserve">increasing biodiversity </w:t>
      </w:r>
      <w:r w:rsidR="7FC046D8" w:rsidRPr="5A4B04F8">
        <w:rPr>
          <w:rFonts w:ascii="Times New Roman" w:hAnsi="Times New Roman" w:cs="Times New Roman"/>
          <w:sz w:val="28"/>
          <w:szCs w:val="28"/>
        </w:rPr>
        <w:t xml:space="preserve">across </w:t>
      </w:r>
      <w:r w:rsidR="4261C252" w:rsidRPr="5A4B04F8">
        <w:rPr>
          <w:rFonts w:ascii="Times New Roman" w:hAnsi="Times New Roman" w:cs="Times New Roman"/>
          <w:sz w:val="28"/>
          <w:szCs w:val="28"/>
        </w:rPr>
        <w:t>the whole of the landscape</w:t>
      </w:r>
      <w:r w:rsidR="7FC046D8" w:rsidRPr="5A4B04F8">
        <w:rPr>
          <w:rFonts w:ascii="Times New Roman" w:hAnsi="Times New Roman" w:cs="Times New Roman"/>
          <w:sz w:val="28"/>
          <w:szCs w:val="28"/>
        </w:rPr>
        <w:t>. The tool takes as a starting point tha</w:t>
      </w:r>
      <w:r w:rsidR="5BA46B7F" w:rsidRPr="5A4B04F8">
        <w:rPr>
          <w:rFonts w:ascii="Times New Roman" w:hAnsi="Times New Roman" w:cs="Times New Roman"/>
          <w:sz w:val="28"/>
          <w:szCs w:val="28"/>
        </w:rPr>
        <w:t xml:space="preserve">t each species has its optimal performance – and, thus, maximum population growth rate – in a </w:t>
      </w:r>
      <w:r w:rsidR="4E772BB5" w:rsidRPr="5A4B04F8">
        <w:rPr>
          <w:rFonts w:ascii="Times New Roman" w:hAnsi="Times New Roman" w:cs="Times New Roman"/>
          <w:sz w:val="28"/>
          <w:szCs w:val="28"/>
        </w:rPr>
        <w:t xml:space="preserve">specific </w:t>
      </w:r>
      <w:r w:rsidR="5BA46B7F" w:rsidRPr="5A4B04F8">
        <w:rPr>
          <w:rFonts w:ascii="Times New Roman" w:hAnsi="Times New Roman" w:cs="Times New Roman"/>
          <w:sz w:val="28"/>
          <w:szCs w:val="28"/>
        </w:rPr>
        <w:t xml:space="preserve">set of environmental conditions </w:t>
      </w:r>
      <w:r w:rsidR="009368A4" w:rsidRPr="5A4B04F8">
        <w:rPr>
          <w:rFonts w:ascii="Times New Roman" w:hAnsi="Times New Roman" w:cs="Times New Roman"/>
        </w:rPr>
        <w:fldChar w:fldCharType="begin"/>
      </w:r>
      <w:r w:rsidR="009368A4" w:rsidRPr="5A4B04F8">
        <w:rPr>
          <w:rFonts w:ascii="Times New Roman" w:hAnsi="Times New Roman" w:cs="Times New Roman"/>
        </w:rPr>
        <w:instrText xml:space="preserve"> ADDIN ZOTERO_ITEM CSL_CITATION {"citationID":"2g2EAwnr","properties":{"formattedCitation":"(Thompson et al. 2020)","plainCitation":"(Thompson et al. 2020)","noteIndex":0},"citationItems":[{"id":1564,"uris":["http://zotero.org/users/9060408/items/2PLUWWE7"],"itemData":{"id":1564,"type":"article-journal","container-title":"Ecology Letters","DOI":"10.1111/ele.13568","page":"1314-1329","title":"A process-based metacommunity framework linking local and regional scale community ecology","volume":"23","author":[{"family":"Thompson","given":"Patrick L"},{"family":"Melissa Guzman","given":"Laura"},{"family":"De Meester","given":"Luc"},{"family":"Horváth","given":"Zsófia"},{"family":"Ptacnik","given":"Robert"},{"family":"Vanschoenwinkel","given":"Bram"},{"family":"Viana","given":"Duarte S"},{"family":"Chase","given":"Jonathan M"}],"issued":{"date-parts":[["2020"]]}}}],"schema":"https://github.com/citation-style-language/schema/raw/master/csl-citation.json"} </w:instrText>
      </w:r>
      <w:r w:rsidR="009368A4" w:rsidRPr="5A4B04F8">
        <w:rPr>
          <w:rFonts w:ascii="Times New Roman" w:hAnsi="Times New Roman" w:cs="Times New Roman"/>
        </w:rPr>
        <w:fldChar w:fldCharType="separate"/>
      </w:r>
      <w:r w:rsidR="5BA46B7F" w:rsidRPr="5A4B04F8">
        <w:rPr>
          <w:rFonts w:ascii="Times New Roman" w:hAnsi="Times New Roman" w:cs="Times New Roman"/>
          <w:sz w:val="28"/>
          <w:szCs w:val="28"/>
        </w:rPr>
        <w:t>(Thompson et al. 2020)</w:t>
      </w:r>
      <w:r w:rsidR="009368A4" w:rsidRPr="5A4B04F8">
        <w:rPr>
          <w:rFonts w:ascii="Times New Roman" w:hAnsi="Times New Roman" w:cs="Times New Roman"/>
        </w:rPr>
        <w:fldChar w:fldCharType="end"/>
      </w:r>
      <w:r w:rsidR="5BA46B7F" w:rsidRPr="5A4B04F8">
        <w:rPr>
          <w:rFonts w:ascii="Times New Roman" w:hAnsi="Times New Roman" w:cs="Times New Roman"/>
          <w:sz w:val="28"/>
          <w:szCs w:val="28"/>
        </w:rPr>
        <w:t xml:space="preserve">. </w:t>
      </w:r>
      <w:r w:rsidR="7FE998E1" w:rsidRPr="5A4B04F8">
        <w:rPr>
          <w:rFonts w:ascii="Times New Roman" w:hAnsi="Times New Roman" w:cs="Times New Roman"/>
          <w:sz w:val="28"/>
          <w:szCs w:val="28"/>
        </w:rPr>
        <w:t xml:space="preserve">As a result, any given environment will consist of a species hierarchy, </w:t>
      </w:r>
      <w:commentRangeStart w:id="15"/>
      <w:commentRangeStart w:id="16"/>
      <w:commentRangeStart w:id="17"/>
      <w:r w:rsidR="7FE998E1" w:rsidRPr="5A4B04F8">
        <w:rPr>
          <w:rFonts w:ascii="Times New Roman" w:hAnsi="Times New Roman" w:cs="Times New Roman"/>
          <w:sz w:val="28"/>
          <w:szCs w:val="28"/>
        </w:rPr>
        <w:t xml:space="preserve">with the species </w:t>
      </w:r>
      <w:r w:rsidR="40B4E727" w:rsidRPr="5A4B04F8">
        <w:rPr>
          <w:rFonts w:ascii="Times New Roman" w:hAnsi="Times New Roman" w:cs="Times New Roman"/>
          <w:sz w:val="28"/>
          <w:szCs w:val="28"/>
        </w:rPr>
        <w:t>having the highest population growth rates</w:t>
      </w:r>
      <w:r w:rsidR="7FE998E1" w:rsidRPr="5A4B04F8">
        <w:rPr>
          <w:rFonts w:ascii="Times New Roman" w:hAnsi="Times New Roman" w:cs="Times New Roman"/>
          <w:sz w:val="28"/>
          <w:szCs w:val="28"/>
        </w:rPr>
        <w:t xml:space="preserve"> </w:t>
      </w:r>
      <w:r w:rsidR="6CFDB017" w:rsidRPr="5A4B04F8">
        <w:rPr>
          <w:rFonts w:ascii="Times New Roman" w:hAnsi="Times New Roman" w:cs="Times New Roman"/>
          <w:sz w:val="28"/>
          <w:szCs w:val="28"/>
        </w:rPr>
        <w:t>able to co</w:t>
      </w:r>
      <w:r w:rsidR="09B90A8E" w:rsidRPr="5A4B04F8">
        <w:rPr>
          <w:rFonts w:ascii="Times New Roman" w:hAnsi="Times New Roman" w:cs="Times New Roman"/>
          <w:sz w:val="28"/>
          <w:szCs w:val="28"/>
        </w:rPr>
        <w:t>mpete better for</w:t>
      </w:r>
      <w:r w:rsidR="6CFDB017" w:rsidRPr="5A4B04F8">
        <w:rPr>
          <w:rFonts w:ascii="Times New Roman" w:hAnsi="Times New Roman" w:cs="Times New Roman"/>
          <w:sz w:val="28"/>
          <w:szCs w:val="28"/>
        </w:rPr>
        <w:t xml:space="preserve"> resources than </w:t>
      </w:r>
      <w:r w:rsidR="7FE998E1" w:rsidRPr="5A4B04F8">
        <w:rPr>
          <w:rFonts w:ascii="Times New Roman" w:hAnsi="Times New Roman" w:cs="Times New Roman"/>
          <w:sz w:val="28"/>
          <w:szCs w:val="28"/>
        </w:rPr>
        <w:t>all other species</w:t>
      </w:r>
      <w:commentRangeEnd w:id="15"/>
      <w:r w:rsidR="009368A4">
        <w:rPr>
          <w:rStyle w:val="CommentReference"/>
        </w:rPr>
        <w:commentReference w:id="15"/>
      </w:r>
      <w:commentRangeEnd w:id="16"/>
      <w:r w:rsidR="009368A4">
        <w:rPr>
          <w:rStyle w:val="CommentReference"/>
        </w:rPr>
        <w:commentReference w:id="16"/>
      </w:r>
      <w:commentRangeEnd w:id="17"/>
      <w:r w:rsidR="009368A4">
        <w:rPr>
          <w:rStyle w:val="CommentReference"/>
        </w:rPr>
        <w:commentReference w:id="17"/>
      </w:r>
      <w:r w:rsidR="7FE998E1" w:rsidRPr="5A4B04F8">
        <w:rPr>
          <w:rFonts w:ascii="Times New Roman" w:hAnsi="Times New Roman" w:cs="Times New Roman"/>
          <w:sz w:val="28"/>
          <w:szCs w:val="28"/>
        </w:rPr>
        <w:t xml:space="preserve">. </w:t>
      </w:r>
      <w:r w:rsidR="5BA46B7F" w:rsidRPr="5A4B04F8">
        <w:rPr>
          <w:rFonts w:ascii="Times New Roman" w:hAnsi="Times New Roman" w:cs="Times New Roman"/>
          <w:sz w:val="28"/>
          <w:szCs w:val="28"/>
        </w:rPr>
        <w:t>All else being equal</w:t>
      </w:r>
      <w:r w:rsidR="564B68AA" w:rsidRPr="5A4B04F8">
        <w:rPr>
          <w:rFonts w:ascii="Times New Roman" w:hAnsi="Times New Roman" w:cs="Times New Roman"/>
          <w:sz w:val="28"/>
          <w:szCs w:val="28"/>
        </w:rPr>
        <w:t>, bio</w:t>
      </w:r>
      <w:r w:rsidR="5BA46B7F" w:rsidRPr="5A4B04F8">
        <w:rPr>
          <w:rFonts w:ascii="Times New Roman" w:hAnsi="Times New Roman" w:cs="Times New Roman"/>
          <w:sz w:val="28"/>
          <w:szCs w:val="28"/>
        </w:rPr>
        <w:t xml:space="preserve">diversity </w:t>
      </w:r>
      <w:r w:rsidR="564B68AA" w:rsidRPr="5A4B04F8">
        <w:rPr>
          <w:rFonts w:ascii="Times New Roman" w:hAnsi="Times New Roman" w:cs="Times New Roman"/>
          <w:sz w:val="28"/>
          <w:szCs w:val="28"/>
        </w:rPr>
        <w:t xml:space="preserve">across the landscape </w:t>
      </w:r>
      <w:r w:rsidR="5BA46B7F" w:rsidRPr="5A4B04F8">
        <w:rPr>
          <w:rFonts w:ascii="Times New Roman" w:hAnsi="Times New Roman" w:cs="Times New Roman"/>
          <w:sz w:val="28"/>
          <w:szCs w:val="28"/>
        </w:rPr>
        <w:t>c</w:t>
      </w:r>
      <w:r w:rsidR="26BCAFBC" w:rsidRPr="5A4B04F8">
        <w:rPr>
          <w:rFonts w:ascii="Times New Roman" w:hAnsi="Times New Roman" w:cs="Times New Roman"/>
          <w:sz w:val="28"/>
          <w:szCs w:val="28"/>
        </w:rPr>
        <w:t>an</w:t>
      </w:r>
      <w:r w:rsidR="5BA46B7F" w:rsidRPr="5A4B04F8">
        <w:rPr>
          <w:rFonts w:ascii="Times New Roman" w:hAnsi="Times New Roman" w:cs="Times New Roman"/>
          <w:sz w:val="28"/>
          <w:szCs w:val="28"/>
        </w:rPr>
        <w:t xml:space="preserve"> be maximized by conserving as m</w:t>
      </w:r>
      <w:r w:rsidR="69622C18" w:rsidRPr="5A4B04F8">
        <w:rPr>
          <w:rFonts w:ascii="Times New Roman" w:hAnsi="Times New Roman" w:cs="Times New Roman"/>
          <w:sz w:val="28"/>
          <w:szCs w:val="28"/>
        </w:rPr>
        <w:t>any different environments as possible</w:t>
      </w:r>
      <w:r w:rsidR="25AB790C" w:rsidRPr="5A4B04F8">
        <w:rPr>
          <w:rFonts w:ascii="Times New Roman" w:hAnsi="Times New Roman" w:cs="Times New Roman"/>
          <w:sz w:val="28"/>
          <w:szCs w:val="28"/>
        </w:rPr>
        <w:t xml:space="preserve"> </w:t>
      </w:r>
      <w:r w:rsidR="009368A4" w:rsidRPr="5A4B04F8">
        <w:rPr>
          <w:rFonts w:ascii="Times New Roman" w:hAnsi="Times New Roman" w:cs="Times New Roman"/>
        </w:rPr>
        <w:fldChar w:fldCharType="begin"/>
      </w:r>
      <w:r w:rsidR="009368A4" w:rsidRPr="5A4B04F8">
        <w:rPr>
          <w:rFonts w:ascii="Times New Roman" w:hAnsi="Times New Roman" w:cs="Times New Roman"/>
        </w:rPr>
        <w:instrText xml:space="preserve"> ADDIN ZOTERO_ITEM CSL_CITATION {"citationID":"nwjxSuHP","properties":{"formattedCitation":"(Fahrig et al. 2022)","plainCitation":"(Fahrig et al. 2022)","noteIndex":0},"citationItems":[{"id":8846,"uris":["http://zotero.org/users/9060408/items/3AJVDCN3"],"itemData":{"id":8846,"type":"article-journal","container-title":"Biological Reviews","DOI":"10.1111/brv.12792","ISSN":"1464-7931, 1469-185X","issue":"1","journalAbbreviation":"Biological Reviews","language":"en","page":"99-114","source":"DOI.org (Crossref)","title":"Resolving the &lt;span style=\"font-variant:small-caps;\"&gt;SLOSS&lt;/span&gt; dilemma for biodiversity conservation: a research agenda","title-short":"Resolving the &lt;span style=\"font-variant","volume":"97","author":[{"family":"Fahrig","given":"Lenore"},{"family":"Watling","given":"James I."},{"family":"Arnillas","given":"Carlos Alberto"},{"family":"Arroyo‐Rodríguez","given":"Víctor"},{"family":"Jörger‐Hickfang","given":"Theresa"},{"family":"Müller","given":"Jörg"},{"family":"Pereira","given":"Henrique M."},{"family":"Riva","given":"Federico"},{"family":"Rösch","given":"Verena"},{"family":"Seibold","given":"Sebastian"},{"family":"Tscharntke","given":"Teja"},{"family":"May","given":"Felix"}],"issued":{"date-parts":[["2022",2]]}}}],"schema":"https://github.com/citation-style-language/schema/raw/master/csl-citation.json"} </w:instrText>
      </w:r>
      <w:r w:rsidR="009368A4" w:rsidRPr="5A4B04F8">
        <w:rPr>
          <w:rFonts w:ascii="Times New Roman" w:hAnsi="Times New Roman" w:cs="Times New Roman"/>
        </w:rPr>
        <w:fldChar w:fldCharType="separate"/>
      </w:r>
      <w:r w:rsidR="25AB790C" w:rsidRPr="5A4B04F8">
        <w:rPr>
          <w:rFonts w:ascii="Times New Roman" w:hAnsi="Times New Roman" w:cs="Times New Roman"/>
          <w:sz w:val="28"/>
          <w:szCs w:val="28"/>
        </w:rPr>
        <w:t>(Fahrig et al. 2022)</w:t>
      </w:r>
      <w:r w:rsidR="009368A4" w:rsidRPr="5A4B04F8">
        <w:rPr>
          <w:rFonts w:ascii="Times New Roman" w:hAnsi="Times New Roman" w:cs="Times New Roman"/>
        </w:rPr>
        <w:fldChar w:fldCharType="end"/>
      </w:r>
      <w:r w:rsidR="69622C18" w:rsidRPr="5A4B04F8">
        <w:rPr>
          <w:rFonts w:ascii="Times New Roman" w:hAnsi="Times New Roman" w:cs="Times New Roman"/>
          <w:sz w:val="28"/>
          <w:szCs w:val="28"/>
        </w:rPr>
        <w:t xml:space="preserve">. </w:t>
      </w:r>
      <w:r w:rsidR="26BCAFBC" w:rsidRPr="5A4B04F8">
        <w:rPr>
          <w:rFonts w:ascii="Times New Roman" w:hAnsi="Times New Roman" w:cs="Times New Roman"/>
          <w:sz w:val="28"/>
          <w:szCs w:val="28"/>
        </w:rPr>
        <w:t>However</w:t>
      </w:r>
      <w:r w:rsidR="5FAC5025" w:rsidRPr="5A4B04F8">
        <w:rPr>
          <w:rFonts w:ascii="Times New Roman" w:hAnsi="Times New Roman" w:cs="Times New Roman"/>
          <w:sz w:val="28"/>
          <w:szCs w:val="28"/>
        </w:rPr>
        <w:t>,</w:t>
      </w:r>
      <w:r w:rsidR="4B6610F8" w:rsidRPr="5A4B04F8">
        <w:rPr>
          <w:rFonts w:ascii="Times New Roman" w:hAnsi="Times New Roman" w:cs="Times New Roman"/>
          <w:sz w:val="28"/>
          <w:szCs w:val="28"/>
        </w:rPr>
        <w:t xml:space="preserve"> </w:t>
      </w:r>
      <w:r w:rsidR="77564883" w:rsidRPr="5A4B04F8">
        <w:rPr>
          <w:rFonts w:ascii="Times New Roman" w:hAnsi="Times New Roman" w:cs="Times New Roman"/>
          <w:sz w:val="28"/>
          <w:szCs w:val="28"/>
        </w:rPr>
        <w:t xml:space="preserve">a suite of processes can ensure that </w:t>
      </w:r>
      <w:r w:rsidR="406FF428" w:rsidRPr="5A4B04F8">
        <w:rPr>
          <w:rFonts w:ascii="Times New Roman" w:hAnsi="Times New Roman" w:cs="Times New Roman"/>
          <w:sz w:val="28"/>
          <w:szCs w:val="28"/>
        </w:rPr>
        <w:t>dominant and subdominant species co-exist</w:t>
      </w:r>
      <w:r w:rsidR="0D329C46" w:rsidRPr="5A4B04F8">
        <w:rPr>
          <w:rFonts w:ascii="Times New Roman" w:hAnsi="Times New Roman" w:cs="Times New Roman"/>
          <w:sz w:val="28"/>
          <w:szCs w:val="28"/>
        </w:rPr>
        <w:t xml:space="preserve"> despite </w:t>
      </w:r>
      <w:r w:rsidR="167DE54C" w:rsidRPr="5A4B04F8">
        <w:rPr>
          <w:rFonts w:ascii="Times New Roman" w:hAnsi="Times New Roman" w:cs="Times New Roman"/>
          <w:sz w:val="28"/>
          <w:szCs w:val="28"/>
        </w:rPr>
        <w:t>differences in competitive ability</w:t>
      </w:r>
      <w:r w:rsidR="406FF428" w:rsidRPr="5A4B04F8">
        <w:rPr>
          <w:rFonts w:ascii="Times New Roman" w:hAnsi="Times New Roman" w:cs="Times New Roman"/>
          <w:sz w:val="28"/>
          <w:szCs w:val="28"/>
        </w:rPr>
        <w:t xml:space="preserve">, some related to each species’ </w:t>
      </w:r>
      <w:r w:rsidR="3F009A1B" w:rsidRPr="5A4B04F8">
        <w:rPr>
          <w:rFonts w:ascii="Times New Roman" w:hAnsi="Times New Roman" w:cs="Times New Roman"/>
          <w:sz w:val="28"/>
          <w:szCs w:val="28"/>
        </w:rPr>
        <w:t>fit to the environment (selection</w:t>
      </w:r>
      <w:r w:rsidR="4AB8220A" w:rsidRPr="5A4B04F8">
        <w:rPr>
          <w:rFonts w:ascii="Times New Roman" w:hAnsi="Times New Roman" w:cs="Times New Roman"/>
          <w:sz w:val="28"/>
          <w:szCs w:val="28"/>
        </w:rPr>
        <w:t>) and others related to</w:t>
      </w:r>
      <w:r w:rsidR="0A4BEF7D" w:rsidRPr="5A4B04F8">
        <w:rPr>
          <w:rFonts w:ascii="Times New Roman" w:hAnsi="Times New Roman" w:cs="Times New Roman"/>
          <w:sz w:val="28"/>
          <w:szCs w:val="28"/>
        </w:rPr>
        <w:t xml:space="preserve"> </w:t>
      </w:r>
      <w:r w:rsidR="5F2134A3" w:rsidRPr="5A4B04F8">
        <w:rPr>
          <w:rFonts w:ascii="Times New Roman" w:hAnsi="Times New Roman" w:cs="Times New Roman"/>
          <w:sz w:val="28"/>
          <w:szCs w:val="28"/>
        </w:rPr>
        <w:t>random variation in demogra</w:t>
      </w:r>
      <w:r w:rsidR="6DFAE16B" w:rsidRPr="5A4B04F8">
        <w:rPr>
          <w:rFonts w:ascii="Times New Roman" w:hAnsi="Times New Roman" w:cs="Times New Roman"/>
          <w:sz w:val="28"/>
          <w:szCs w:val="28"/>
        </w:rPr>
        <w:t>phy (drift)</w:t>
      </w:r>
      <w:r w:rsidR="0A4BEF7D" w:rsidRPr="5A4B04F8">
        <w:rPr>
          <w:rFonts w:ascii="Times New Roman" w:hAnsi="Times New Roman" w:cs="Times New Roman"/>
          <w:sz w:val="28"/>
          <w:szCs w:val="28"/>
        </w:rPr>
        <w:t xml:space="preserve"> and dispersal</w:t>
      </w:r>
      <w:r w:rsidR="5FAC5025" w:rsidRPr="5A4B04F8">
        <w:rPr>
          <w:rFonts w:ascii="Times New Roman" w:hAnsi="Times New Roman" w:cs="Times New Roman"/>
          <w:sz w:val="28"/>
          <w:szCs w:val="28"/>
        </w:rPr>
        <w:t xml:space="preserve"> </w:t>
      </w:r>
      <w:r w:rsidR="009368A4" w:rsidRPr="5A4B04F8">
        <w:rPr>
          <w:rFonts w:ascii="Times New Roman" w:hAnsi="Times New Roman" w:cs="Times New Roman"/>
        </w:rPr>
        <w:fldChar w:fldCharType="begin"/>
      </w:r>
      <w:r w:rsidR="009368A4" w:rsidRPr="5A4B04F8">
        <w:rPr>
          <w:rFonts w:ascii="Times New Roman" w:hAnsi="Times New Roman" w:cs="Times New Roman"/>
        </w:rPr>
        <w:instrText xml:space="preserve"> ADDIN ZOTERO_ITEM CSL_CITATION {"citationID":"bc8jb8hG","properties":{"formattedCitation":"(Vellend 2010, Chase et al. 2020b)","plainCitation":"(Vellend 2010, Chase et al. 2020b)","noteIndex":0},"citationItems":[{"id":4097,"uris":["http://zotero.org/users/9060408/items/CNZHBTPS"],"itemData":{"id":4097,"type":"article-journal","abstract":"Community ecology is often perceived as a \"mess, \"given the seemingly vast number of processes that can underlie the many patterns of interest, and the apparent uniqueness of each study system. However, at the most general level, patterns in the composition and diversity of species--the subject matter of community ecology--are influenced by only four classes of process: selection, drift, speciation, and dispersal. Selection represents deterministic fitness differences among species, drift represents stochastic changes in species abundance, speciation creates new species, and dispersal is the movement of organisms across space. All theoretical and conceptual models in community ecology can be understood with respect to their emphasis on these four processes. Empirical evidence exists for all of these processes and many of their interactions, with a predominance of studies on selection. Organizing the material of community ecology according to this framework can clarify the essential similarities and differences among the many conceptual and theoretical approaches to the discipline, and it can also allow for the articulation of a very general theory of community dynamics: species are added to communities via speciation and dispersal, and the relative abundances of these species are then shaped by drift and selection, as well as ongoing dispersal to drive community dynamics.","container-title":"The Quarterly review of biology","DOI":"10.1086/652373","ISSN":"0033-5770","issue":"2","page":"183-206","title":"Conceptual synthesis in community ecology.","volume":"85","author":[{"family":"Vellend","given":"Mark"}],"issued":{"date-parts":[["2010"]]}}},{"id":8869,"uris":["http://zotero.org/users/9060408/items/98HN9KBT"],"itemData":{"id":8869,"type":"article-journal","container-title":"Annals of the New York Academy of Sciences","DOI":"10.1111/nyas.14378","ISSN":"0077-8923, 1749-6632","issue":"1","journalAbbreviation":"Ann. N.Y. Acad. Sci.","language":"en","page":"86-104","source":"DOI.org (Crossref)","title":"Biodiversity conservation through the lens of metacommunity ecology","volume":"1469","author":[{"family":"Chase","given":"Jonathan M."},{"family":"Jeliazkov","given":"Alienor"},{"family":"Ladouceur","given":"Emma"},{"family":"Viana","given":"Duarte S."}],"issued":{"date-parts":[["2020",6]]}}}],"schema":"https://github.com/citation-style-language/schema/raw/master/csl-citation.json"} </w:instrText>
      </w:r>
      <w:r w:rsidR="009368A4" w:rsidRPr="5A4B04F8">
        <w:rPr>
          <w:rFonts w:ascii="Times New Roman" w:hAnsi="Times New Roman" w:cs="Times New Roman"/>
        </w:rPr>
        <w:fldChar w:fldCharType="separate"/>
      </w:r>
      <w:r w:rsidR="223E7994" w:rsidRPr="5A4B04F8">
        <w:rPr>
          <w:rFonts w:ascii="Times New Roman" w:hAnsi="Times New Roman" w:cs="Times New Roman"/>
          <w:sz w:val="28"/>
          <w:szCs w:val="28"/>
        </w:rPr>
        <w:t>(Vellend 2010, Chase et al. 2020b)</w:t>
      </w:r>
      <w:r w:rsidR="009368A4" w:rsidRPr="5A4B04F8">
        <w:rPr>
          <w:rFonts w:ascii="Times New Roman" w:hAnsi="Times New Roman" w:cs="Times New Roman"/>
        </w:rPr>
        <w:fldChar w:fldCharType="end"/>
      </w:r>
      <w:r w:rsidR="5FAC5025" w:rsidRPr="5A4B04F8">
        <w:rPr>
          <w:rFonts w:ascii="Times New Roman" w:hAnsi="Times New Roman" w:cs="Times New Roman"/>
          <w:sz w:val="28"/>
          <w:szCs w:val="28"/>
        </w:rPr>
        <w:t>. T</w:t>
      </w:r>
      <w:r w:rsidR="5D1E0B3E" w:rsidRPr="5A4B04F8">
        <w:rPr>
          <w:rFonts w:ascii="Times New Roman" w:hAnsi="Times New Roman" w:cs="Times New Roman"/>
          <w:sz w:val="28"/>
          <w:szCs w:val="28"/>
        </w:rPr>
        <w:t>o reflect the</w:t>
      </w:r>
      <w:r w:rsidR="74F48CCF" w:rsidRPr="5A4B04F8">
        <w:rPr>
          <w:rFonts w:ascii="Times New Roman" w:hAnsi="Times New Roman" w:cs="Times New Roman"/>
          <w:sz w:val="28"/>
          <w:szCs w:val="28"/>
        </w:rPr>
        <w:t xml:space="preserve"> interplay of the processes in shaping biodiversity across scales, t</w:t>
      </w:r>
      <w:r w:rsidR="5FAC5025" w:rsidRPr="5A4B04F8">
        <w:rPr>
          <w:rFonts w:ascii="Times New Roman" w:hAnsi="Times New Roman" w:cs="Times New Roman"/>
          <w:sz w:val="28"/>
          <w:szCs w:val="28"/>
        </w:rPr>
        <w:t>he</w:t>
      </w:r>
      <w:r w:rsidR="26BCAFBC" w:rsidRPr="5A4B04F8">
        <w:rPr>
          <w:rFonts w:ascii="Times New Roman" w:hAnsi="Times New Roman" w:cs="Times New Roman"/>
          <w:sz w:val="28"/>
          <w:szCs w:val="28"/>
        </w:rPr>
        <w:t xml:space="preserve"> tool</w:t>
      </w:r>
      <w:r w:rsidR="51C3BF0F" w:rsidRPr="5A4B04F8">
        <w:rPr>
          <w:rFonts w:ascii="Times New Roman" w:hAnsi="Times New Roman" w:cs="Times New Roman"/>
          <w:sz w:val="28"/>
          <w:szCs w:val="28"/>
        </w:rPr>
        <w:t xml:space="preserve"> uses three metrics that </w:t>
      </w:r>
      <w:r w:rsidR="5B671F47" w:rsidRPr="5A4B04F8">
        <w:rPr>
          <w:rFonts w:ascii="Times New Roman" w:hAnsi="Times New Roman" w:cs="Times New Roman"/>
          <w:sz w:val="28"/>
          <w:szCs w:val="28"/>
        </w:rPr>
        <w:t xml:space="preserve">each </w:t>
      </w:r>
      <w:r w:rsidR="51C3BF0F" w:rsidRPr="5A4B04F8">
        <w:rPr>
          <w:rFonts w:ascii="Times New Roman" w:hAnsi="Times New Roman" w:cs="Times New Roman"/>
          <w:sz w:val="28"/>
          <w:szCs w:val="28"/>
        </w:rPr>
        <w:t xml:space="preserve">map onto </w:t>
      </w:r>
      <w:r w:rsidR="6A95D46D" w:rsidRPr="5A4B04F8">
        <w:rPr>
          <w:rFonts w:ascii="Times New Roman" w:hAnsi="Times New Roman" w:cs="Times New Roman"/>
          <w:sz w:val="28"/>
          <w:szCs w:val="28"/>
        </w:rPr>
        <w:t xml:space="preserve">selection, drift, and </w:t>
      </w:r>
      <w:r w:rsidR="6A95D46D" w:rsidRPr="5A4B04F8">
        <w:rPr>
          <w:rFonts w:ascii="Times New Roman" w:hAnsi="Times New Roman" w:cs="Times New Roman"/>
          <w:sz w:val="28"/>
          <w:szCs w:val="28"/>
        </w:rPr>
        <w:lastRenderedPageBreak/>
        <w:t>dispersal</w:t>
      </w:r>
      <w:r w:rsidR="7595571E" w:rsidRPr="5A4B04F8">
        <w:rPr>
          <w:rFonts w:ascii="Times New Roman" w:hAnsi="Times New Roman" w:cs="Times New Roman"/>
          <w:sz w:val="28"/>
          <w:szCs w:val="28"/>
        </w:rPr>
        <w:t>. T</w:t>
      </w:r>
      <w:r w:rsidR="72D762E3" w:rsidRPr="5A4B04F8">
        <w:rPr>
          <w:rFonts w:ascii="Times New Roman" w:hAnsi="Times New Roman" w:cs="Times New Roman"/>
          <w:sz w:val="28"/>
          <w:szCs w:val="28"/>
        </w:rPr>
        <w:t xml:space="preserve">he user </w:t>
      </w:r>
      <w:r w:rsidR="5146F1D9" w:rsidRPr="5A4B04F8">
        <w:rPr>
          <w:rFonts w:ascii="Times New Roman" w:hAnsi="Times New Roman" w:cs="Times New Roman"/>
          <w:sz w:val="28"/>
          <w:szCs w:val="28"/>
        </w:rPr>
        <w:t xml:space="preserve">can </w:t>
      </w:r>
      <w:r w:rsidR="7E2D9FCD" w:rsidRPr="5A4B04F8">
        <w:rPr>
          <w:rFonts w:ascii="Times New Roman" w:hAnsi="Times New Roman" w:cs="Times New Roman"/>
          <w:sz w:val="28"/>
          <w:szCs w:val="28"/>
        </w:rPr>
        <w:t>assign different weights to each metric t</w:t>
      </w:r>
      <w:r w:rsidR="4B1F29D8" w:rsidRPr="5A4B04F8">
        <w:rPr>
          <w:rFonts w:ascii="Times New Roman" w:hAnsi="Times New Roman" w:cs="Times New Roman"/>
          <w:sz w:val="28"/>
          <w:szCs w:val="28"/>
        </w:rPr>
        <w:t>o</w:t>
      </w:r>
      <w:r w:rsidR="7E2D9FCD" w:rsidRPr="5A4B04F8">
        <w:rPr>
          <w:rFonts w:ascii="Times New Roman" w:hAnsi="Times New Roman" w:cs="Times New Roman"/>
          <w:sz w:val="28"/>
          <w:szCs w:val="28"/>
        </w:rPr>
        <w:t xml:space="preserve"> explore assumptions about the </w:t>
      </w:r>
      <w:r w:rsidR="20EDD4B5" w:rsidRPr="5A4B04F8">
        <w:rPr>
          <w:rFonts w:ascii="Times New Roman" w:hAnsi="Times New Roman" w:cs="Times New Roman"/>
          <w:sz w:val="28"/>
          <w:szCs w:val="28"/>
        </w:rPr>
        <w:t xml:space="preserve">relative </w:t>
      </w:r>
      <w:r w:rsidR="26652E57" w:rsidRPr="5A4B04F8">
        <w:rPr>
          <w:rFonts w:ascii="Times New Roman" w:hAnsi="Times New Roman" w:cs="Times New Roman"/>
          <w:sz w:val="28"/>
          <w:szCs w:val="28"/>
        </w:rPr>
        <w:t xml:space="preserve">influence of each </w:t>
      </w:r>
      <w:r w:rsidR="7E2D9FCD" w:rsidRPr="5A4B04F8">
        <w:rPr>
          <w:rFonts w:ascii="Times New Roman" w:hAnsi="Times New Roman" w:cs="Times New Roman"/>
          <w:sz w:val="28"/>
          <w:szCs w:val="28"/>
        </w:rPr>
        <w:t>process</w:t>
      </w:r>
      <w:r w:rsidR="4F75A13E" w:rsidRPr="5A4B04F8">
        <w:rPr>
          <w:rFonts w:ascii="Times New Roman" w:hAnsi="Times New Roman" w:cs="Times New Roman"/>
          <w:sz w:val="28"/>
          <w:szCs w:val="28"/>
        </w:rPr>
        <w:t xml:space="preserve"> on species coexistence.</w:t>
      </w:r>
    </w:p>
    <w:p w14:paraId="37B5B048" w14:textId="50DD65F3" w:rsidR="5A4B04F8" w:rsidRDefault="5A4B04F8" w:rsidP="5A4B04F8">
      <w:pPr>
        <w:spacing w:after="0"/>
        <w:rPr>
          <w:rFonts w:ascii="Times New Roman" w:hAnsi="Times New Roman" w:cs="Times New Roman"/>
          <w:sz w:val="28"/>
          <w:szCs w:val="28"/>
        </w:rPr>
      </w:pPr>
    </w:p>
    <w:p w14:paraId="3DC8E0D6" w14:textId="079C2A08" w:rsidR="75206DB9" w:rsidRDefault="75206DB9" w:rsidP="5A4B04F8">
      <w:pPr>
        <w:spacing w:after="0"/>
        <w:rPr>
          <w:rStyle w:val="Heading3Char"/>
          <w:szCs w:val="28"/>
        </w:rPr>
      </w:pPr>
      <w:r w:rsidRPr="5A4B04F8">
        <w:rPr>
          <w:rStyle w:val="Heading3Char"/>
          <w:szCs w:val="28"/>
        </w:rPr>
        <w:t>Environmental heterogeneity</w:t>
      </w:r>
    </w:p>
    <w:p w14:paraId="1328F06F" w14:textId="6E81B7E5" w:rsidR="36C03BE3" w:rsidRDefault="36C03BE3" w:rsidP="5A4B04F8">
      <w:pPr>
        <w:rPr>
          <w:rFonts w:ascii="Times New Roman" w:hAnsi="Times New Roman" w:cs="Times New Roman"/>
          <w:sz w:val="28"/>
          <w:szCs w:val="28"/>
        </w:rPr>
      </w:pPr>
      <w:r w:rsidRPr="5A4B04F8">
        <w:rPr>
          <w:rFonts w:ascii="Times New Roman" w:hAnsi="Times New Roman" w:cs="Times New Roman"/>
          <w:sz w:val="28"/>
          <w:szCs w:val="28"/>
        </w:rPr>
        <w:t>Sp</w:t>
      </w:r>
      <w:r w:rsidR="689C56E8" w:rsidRPr="5A4B04F8">
        <w:rPr>
          <w:rFonts w:ascii="Times New Roman" w:hAnsi="Times New Roman" w:cs="Times New Roman"/>
          <w:sz w:val="28"/>
          <w:szCs w:val="28"/>
        </w:rPr>
        <w:t xml:space="preserve">ecies are described by their ecological niche: the range of environmental conditions </w:t>
      </w:r>
      <w:r w:rsidR="36EED6FF" w:rsidRPr="5A4B04F8">
        <w:rPr>
          <w:rFonts w:ascii="Times New Roman" w:hAnsi="Times New Roman" w:cs="Times New Roman"/>
          <w:sz w:val="28"/>
          <w:szCs w:val="28"/>
        </w:rPr>
        <w:t xml:space="preserve">over which an individual has positive </w:t>
      </w:r>
      <w:r w:rsidR="646B0037" w:rsidRPr="5A4B04F8">
        <w:rPr>
          <w:rFonts w:ascii="Times New Roman" w:hAnsi="Times New Roman" w:cs="Times New Roman"/>
          <w:sz w:val="28"/>
          <w:szCs w:val="28"/>
        </w:rPr>
        <w:t>fitness,</w:t>
      </w:r>
      <w:r w:rsidR="36EED6FF" w:rsidRPr="5A4B04F8">
        <w:rPr>
          <w:rFonts w:ascii="Times New Roman" w:hAnsi="Times New Roman" w:cs="Times New Roman"/>
          <w:sz w:val="28"/>
          <w:szCs w:val="28"/>
        </w:rPr>
        <w:t xml:space="preserve"> or a population has positive growth</w:t>
      </w:r>
      <w:r w:rsidR="549E8D8E" w:rsidRPr="5A4B04F8">
        <w:rPr>
          <w:rFonts w:ascii="Times New Roman" w:hAnsi="Times New Roman" w:cs="Times New Roman"/>
          <w:sz w:val="28"/>
          <w:szCs w:val="28"/>
        </w:rPr>
        <w:t xml:space="preserve"> </w:t>
      </w:r>
      <w:r w:rsidRPr="5A4B04F8">
        <w:rPr>
          <w:rFonts w:ascii="Times New Roman" w:hAnsi="Times New Roman" w:cs="Times New Roman"/>
        </w:rPr>
        <w:fldChar w:fldCharType="begin"/>
      </w:r>
      <w:r w:rsidRPr="5A4B04F8">
        <w:rPr>
          <w:rFonts w:ascii="Times New Roman" w:hAnsi="Times New Roman" w:cs="Times New Roman"/>
        </w:rPr>
        <w:instrText xml:space="preserve"> ADDIN ZOTERO_ITEM CSL_CITATION {"citationID":"F6XufHY9","properties":{"formattedCitation":"(Hutchinson 1957, Holt 2009)","plainCitation":"(Hutchinson 1957, Holt 2009)","noteIndex":0},"citationItems":[{"id":25,"uris":["http://zotero.org/users/9060408/items/CBHLPTGZ"],"itemData":{"id":25,"type":"article-journal","container-title":"Cold Spring Harbor Symposia on Quantitative Biology","DOI":"10.1007/978-3-642-38007-5_26","page":"415-427","title":"Concluding remarks.","volume":"22","author":[{"family":"Hutchinson","given":"G Evelyn"}],"issued":{"date-parts":[["1957",1]]}}},{"id":4087,"uris":["http://zotero.org/users/9060408/items/TDBUH3LJ"],"itemData":{"id":4087,"type":"article-journal","abstract":"G. Evelyn Hutchinson more than a half century ago proposed that one could characterize the ecological niche of a species as an abstract mapping of population dynamics onto an environmental space, the axes of which are abiotic and biotic factors that influence birth and death rates. If a habitat has conditions within a species' niche, a population should persist without immigration from external sources, whereas if conditions are outside the niche, it faces extinction. Analyses of species' niches are essential to understanding controls on species' geographical range limits and how these limits might shift in our rapidly changing world. Recent developments in ecology and evolutionary biology suggest it is time to revisit and refine Hutchinson's niche concept. After reviewing techniques for quantifying niches, I examine subtleties that arise because of impacts species have on their own environments, the density-dependent modulation of how individuals experience environments, and the interplay of dispersal and temporal heterogeneity in determining population persistence. Moreover, the evolutionary record over all time scales reveals a spectrum of rates of change in species' niches, from rapid niche evolution to profound niche conservatism. Substantial challenges revolving around the evolutionary dimension of the Hutchinsonian niche include quantifying the magnitude of evolved intraspecific and clade-level variation in niches and understanding the factors that govern where along the spectrum of potential evolutionary rates any given lineage lies. A growing body of theory provides elements of a conceptual framework for understanding niche conservatism and evolution, paving the way for an evolutionary theory of the niche.","container-title":"Proceedings of the National Academy of Sciences of the United States of America","DOI":"10.1073/pnas.0905137106","ISSN":"1091-6490 (Electronic)\\n0027-8424 (Linking)","page":"19659-19665","title":"Bringing the Hutchinsonian niche into the 21st century: ecological and evolutionary perspectives.","volume":"106 Suppl","author":[{"family":"Holt","given":"Robert D"}],"issued":{"date-parts":[["2009"]]}}}],"schema":"https://github.com/citation-style-language/schema/raw/master/csl-citation.json"} </w:instrText>
      </w:r>
      <w:r w:rsidRPr="5A4B04F8">
        <w:rPr>
          <w:rFonts w:ascii="Times New Roman" w:hAnsi="Times New Roman" w:cs="Times New Roman"/>
        </w:rPr>
        <w:fldChar w:fldCharType="separate"/>
      </w:r>
      <w:r w:rsidR="38C70813" w:rsidRPr="5A4B04F8">
        <w:rPr>
          <w:rFonts w:ascii="Times New Roman" w:hAnsi="Times New Roman" w:cs="Times New Roman"/>
          <w:sz w:val="28"/>
          <w:szCs w:val="28"/>
        </w:rPr>
        <w:t>(Hutchinson 1957, Holt 2009)</w:t>
      </w:r>
      <w:r w:rsidRPr="5A4B04F8">
        <w:rPr>
          <w:rFonts w:ascii="Times New Roman" w:hAnsi="Times New Roman" w:cs="Times New Roman"/>
        </w:rPr>
        <w:fldChar w:fldCharType="end"/>
      </w:r>
      <w:r w:rsidR="36EED6FF" w:rsidRPr="5A4B04F8">
        <w:rPr>
          <w:rFonts w:ascii="Times New Roman" w:hAnsi="Times New Roman" w:cs="Times New Roman"/>
          <w:sz w:val="28"/>
          <w:szCs w:val="28"/>
        </w:rPr>
        <w:t xml:space="preserve">. </w:t>
      </w:r>
      <w:r w:rsidR="55A3F7F5" w:rsidRPr="5A4B04F8">
        <w:rPr>
          <w:rFonts w:ascii="Times New Roman" w:hAnsi="Times New Roman" w:cs="Times New Roman"/>
          <w:sz w:val="28"/>
          <w:szCs w:val="28"/>
        </w:rPr>
        <w:t>At a</w:t>
      </w:r>
      <w:r w:rsidR="30765B1D" w:rsidRPr="5A4B04F8">
        <w:rPr>
          <w:rFonts w:ascii="Times New Roman" w:hAnsi="Times New Roman" w:cs="Times New Roman"/>
          <w:sz w:val="28"/>
          <w:szCs w:val="28"/>
        </w:rPr>
        <w:t xml:space="preserve">ny given point in niche space, </w:t>
      </w:r>
      <w:r w:rsidR="5AB63368" w:rsidRPr="5A4B04F8">
        <w:rPr>
          <w:rFonts w:ascii="Times New Roman" w:hAnsi="Times New Roman" w:cs="Times New Roman"/>
          <w:sz w:val="28"/>
          <w:szCs w:val="28"/>
        </w:rPr>
        <w:t>s</w:t>
      </w:r>
      <w:r w:rsidR="1595C100" w:rsidRPr="5A4B04F8">
        <w:rPr>
          <w:rFonts w:ascii="Times New Roman" w:hAnsi="Times New Roman" w:cs="Times New Roman"/>
          <w:sz w:val="28"/>
          <w:szCs w:val="28"/>
        </w:rPr>
        <w:t>ome species</w:t>
      </w:r>
      <w:r w:rsidR="13998FC4" w:rsidRPr="5A4B04F8">
        <w:rPr>
          <w:rFonts w:ascii="Times New Roman" w:hAnsi="Times New Roman" w:cs="Times New Roman"/>
          <w:sz w:val="28"/>
          <w:szCs w:val="28"/>
        </w:rPr>
        <w:t xml:space="preserve"> </w:t>
      </w:r>
      <w:r w:rsidR="11B47415" w:rsidRPr="5A4B04F8">
        <w:rPr>
          <w:rFonts w:ascii="Times New Roman" w:hAnsi="Times New Roman" w:cs="Times New Roman"/>
          <w:sz w:val="28"/>
          <w:szCs w:val="28"/>
        </w:rPr>
        <w:t xml:space="preserve">are more efficient at converting resources into </w:t>
      </w:r>
      <w:r w:rsidR="144B5742" w:rsidRPr="5A4B04F8">
        <w:rPr>
          <w:rFonts w:ascii="Times New Roman" w:hAnsi="Times New Roman" w:cs="Times New Roman"/>
          <w:sz w:val="28"/>
          <w:szCs w:val="28"/>
        </w:rPr>
        <w:t>reproduction and survival</w:t>
      </w:r>
      <w:r w:rsidR="18DA31B7" w:rsidRPr="5A4B04F8">
        <w:rPr>
          <w:rFonts w:ascii="Times New Roman" w:hAnsi="Times New Roman" w:cs="Times New Roman"/>
          <w:sz w:val="28"/>
          <w:szCs w:val="28"/>
        </w:rPr>
        <w:t>, resulting</w:t>
      </w:r>
      <w:r w:rsidR="17BCD0F6" w:rsidRPr="5A4B04F8">
        <w:rPr>
          <w:rFonts w:ascii="Times New Roman" w:hAnsi="Times New Roman" w:cs="Times New Roman"/>
          <w:sz w:val="28"/>
          <w:szCs w:val="28"/>
        </w:rPr>
        <w:t xml:space="preserve"> in a competitive hierarchy</w:t>
      </w:r>
      <w:r w:rsidR="6F386BB4" w:rsidRPr="5A4B04F8">
        <w:rPr>
          <w:rFonts w:ascii="Times New Roman" w:hAnsi="Times New Roman" w:cs="Times New Roman"/>
          <w:sz w:val="28"/>
          <w:szCs w:val="28"/>
        </w:rPr>
        <w:t xml:space="preserve"> </w:t>
      </w:r>
      <w:r w:rsidRPr="5A4B04F8">
        <w:rPr>
          <w:rFonts w:ascii="Times New Roman" w:hAnsi="Times New Roman" w:cs="Times New Roman"/>
        </w:rPr>
        <w:fldChar w:fldCharType="begin"/>
      </w:r>
      <w:r w:rsidRPr="5A4B04F8">
        <w:rPr>
          <w:rFonts w:ascii="Times New Roman" w:hAnsi="Times New Roman" w:cs="Times New Roman"/>
        </w:rPr>
        <w:instrText xml:space="preserve"> ADDIN ZOTERO_ITEM CSL_CITATION {"citationID":"3N7ohlIq","properties":{"formattedCitation":"(Chesson 2000)","plainCitation":"(Chesson 2000)","noteIndex":0},"citationItems":[{"id":3582,"uris":["http://zotero.org/users/9060408/items/QPDDYZ4D"],"itemData":{"id":3582,"type":"article-journal","abstract":"s Abstract The focus of most ideas on diversity maintenance is species coexis-tence, which may be stable or unstable. Stable coexistence can be quantified by the long-term rates at which community members recover from low density. Quantifica-tion shows that coexistence mechanisms function in two major ways: They may be (a) equalizing because they tend to minimize average fitness differences between species, or (b) stabilizing because they tend to increase negative intraspecific inter-actions relative to negative interspecific interactions. Stabilizing mechanisms are es-sential for species coexistence and include traditional mechanisms such as resource partitioning and frequency-dependent predation, as well as mechanisms that depend on fluctuations in population densities and environmental factors in space and time. Equalizing mechanisms contribute to stable coexistence because they reduce large average fitness inequalities which might negate the effects of stabilizing mechanisms. Models of unstable coexitence, in which species diversity slowly decays over time, have focused almost exclusively on equalizing mechanisms. These models would be more robust if they also included stabilizing mechanisms, which arise in many and varied ways but need not be adequate for full stability of a system. Models of unstable coex-istence invite a broader view of diversity maintenance incorporating species turnover.","container-title":"Annual Review of Ecology, Evolution, and Systematics","DOI":"10.1146/annurev.ecolsys.31.1.343","ISSN":"0309051908","page":"343-66","title":"Mechanisms of Maintenance of Species Diversity","volume":"31","author":[{"family":"Chesson","given":"Peter"}],"issued":{"date-parts":[["2000"]]}}}],"schema":"https://github.com/citation-style-language/schema/raw/master/csl-citation.json"} </w:instrText>
      </w:r>
      <w:r w:rsidRPr="5A4B04F8">
        <w:rPr>
          <w:rFonts w:ascii="Times New Roman" w:hAnsi="Times New Roman" w:cs="Times New Roman"/>
        </w:rPr>
        <w:fldChar w:fldCharType="separate"/>
      </w:r>
      <w:r w:rsidR="6F386BB4" w:rsidRPr="5A4B04F8">
        <w:rPr>
          <w:rFonts w:ascii="Times New Roman" w:hAnsi="Times New Roman" w:cs="Times New Roman"/>
          <w:sz w:val="28"/>
          <w:szCs w:val="28"/>
        </w:rPr>
        <w:t>(Chesson 2000)</w:t>
      </w:r>
      <w:r w:rsidRPr="5A4B04F8">
        <w:rPr>
          <w:rFonts w:ascii="Times New Roman" w:hAnsi="Times New Roman" w:cs="Times New Roman"/>
        </w:rPr>
        <w:fldChar w:fldCharType="end"/>
      </w:r>
      <w:r w:rsidR="17BCD0F6" w:rsidRPr="5A4B04F8">
        <w:rPr>
          <w:rFonts w:ascii="Times New Roman" w:hAnsi="Times New Roman" w:cs="Times New Roman"/>
          <w:sz w:val="28"/>
          <w:szCs w:val="28"/>
        </w:rPr>
        <w:t xml:space="preserve">. </w:t>
      </w:r>
      <w:r w:rsidR="4D21D1A5" w:rsidRPr="5A4B04F8">
        <w:rPr>
          <w:rFonts w:ascii="Times New Roman" w:hAnsi="Times New Roman" w:cs="Times New Roman"/>
          <w:sz w:val="28"/>
          <w:szCs w:val="28"/>
        </w:rPr>
        <w:t>Thus, even if a species can physiologically tolerate an</w:t>
      </w:r>
      <w:r w:rsidR="6D7D75FB" w:rsidRPr="5A4B04F8">
        <w:rPr>
          <w:rFonts w:ascii="Times New Roman" w:hAnsi="Times New Roman" w:cs="Times New Roman"/>
          <w:sz w:val="28"/>
          <w:szCs w:val="28"/>
        </w:rPr>
        <w:t xml:space="preserve"> environment, it </w:t>
      </w:r>
      <w:r w:rsidR="61075B7B" w:rsidRPr="5A4B04F8">
        <w:rPr>
          <w:rFonts w:ascii="Times New Roman" w:hAnsi="Times New Roman" w:cs="Times New Roman"/>
          <w:sz w:val="28"/>
          <w:szCs w:val="28"/>
        </w:rPr>
        <w:t>may be outcompeted to the point of being excluded</w:t>
      </w:r>
      <w:r w:rsidR="18DA31B7" w:rsidRPr="5A4B04F8">
        <w:rPr>
          <w:rFonts w:ascii="Times New Roman" w:hAnsi="Times New Roman" w:cs="Times New Roman"/>
          <w:sz w:val="28"/>
          <w:szCs w:val="28"/>
        </w:rPr>
        <w:t xml:space="preserve"> </w:t>
      </w:r>
      <w:r w:rsidR="6F386BB4" w:rsidRPr="5A4B04F8">
        <w:rPr>
          <w:rFonts w:ascii="Times New Roman" w:hAnsi="Times New Roman" w:cs="Times New Roman"/>
          <w:sz w:val="28"/>
          <w:szCs w:val="28"/>
        </w:rPr>
        <w:t xml:space="preserve">from </w:t>
      </w:r>
      <w:r w:rsidR="54E3676B" w:rsidRPr="5A4B04F8">
        <w:rPr>
          <w:rFonts w:ascii="Times New Roman" w:hAnsi="Times New Roman" w:cs="Times New Roman"/>
          <w:sz w:val="28"/>
          <w:szCs w:val="28"/>
        </w:rPr>
        <w:t>th</w:t>
      </w:r>
      <w:r w:rsidR="0CD541FB" w:rsidRPr="5A4B04F8">
        <w:rPr>
          <w:rFonts w:ascii="Times New Roman" w:hAnsi="Times New Roman" w:cs="Times New Roman"/>
          <w:sz w:val="28"/>
          <w:szCs w:val="28"/>
        </w:rPr>
        <w:t xml:space="preserve">at </w:t>
      </w:r>
      <w:r w:rsidR="0C915CC7" w:rsidRPr="5A4B04F8">
        <w:rPr>
          <w:rFonts w:ascii="Times New Roman" w:hAnsi="Times New Roman" w:cs="Times New Roman"/>
          <w:sz w:val="28"/>
          <w:szCs w:val="28"/>
        </w:rPr>
        <w:t>environment</w:t>
      </w:r>
      <w:r w:rsidR="4DF699EE" w:rsidRPr="5A4B04F8">
        <w:rPr>
          <w:rFonts w:ascii="Times New Roman" w:hAnsi="Times New Roman" w:cs="Times New Roman"/>
          <w:sz w:val="28"/>
          <w:szCs w:val="28"/>
        </w:rPr>
        <w:t xml:space="preserve"> </w:t>
      </w:r>
      <w:r w:rsidRPr="5A4B04F8">
        <w:rPr>
          <w:rFonts w:ascii="Times New Roman" w:hAnsi="Times New Roman" w:cs="Times New Roman"/>
        </w:rPr>
        <w:fldChar w:fldCharType="begin"/>
      </w:r>
      <w:r w:rsidRPr="5A4B04F8">
        <w:rPr>
          <w:rFonts w:ascii="Times New Roman" w:hAnsi="Times New Roman" w:cs="Times New Roman"/>
        </w:rPr>
        <w:instrText xml:space="preserve"> ADDIN ZOTERO_ITEM CSL_CITATION {"citationID":"qYMwIPNL","properties":{"formattedCitation":"(Connell 1961, Martin and Ghalambor 2023)","plainCitation":"(Connell 1961, Martin and Ghalambor 2023)","noteIndex":0},"citationItems":[{"id":4917,"uris":["http://zotero.org/users/9060408/items/VQD7P286"],"itemData":{"id":4917,"type":"article-journal","container-title":"Ecology","DOI":"10.2307/1933500","issue":"4","page":"710-710","title":"The Influence of Interspecific Competition and Other Factors on the Distribution of the Barnacle Chthamalus Stellatus","volume":"42","author":[{"family":"Connell","given":"Joseph H."}],"issued":{"date-parts":[["1961",10]]}}},{"id":8675,"uris":["http://zotero.org/users/9060408/items/NE6U2833"],"itemData":{"id":8675,"type":"article-journal","abstract":"Closely related, ecologically similar species often segregate their distributions along environmental gradients of time, space, and resources, but previous research suggests diverse underlying causes. Here, we review reciprocal removal studies in nature that experimentally test the role of interactions among species in determining their turnover along environmental gradients. We ﬁnd consistent evidence for asymmetric exclusion coupled with differences in environmental tolerance causing the segregation of species pairs, where a dominant species excludes a subordinate from benign regions of the gradient but is unable to tolerate challenging regions to which the subordinate species is adapted. Subordinate species were consistently smaller and performed better in regions of the gradient typically occupied by the dominant species compared with their native distribution. These results extend previous ideas contrasting competitive ability with adaptation to abiotic stress to include a broader diversity of species interactions (intraguild predation, reproductive interference) and environmental gradients, including gradients of biotic challenge. Collectively, these ﬁndings suggest that adaptation to environmental challenge compromises performance in antagonistic interactions with ecologically similar species. The consistency of this pattern across diverse organisms, environments, and biomes suggests generalizable processes structuring the segregation of ecologically similar species along disparate environmental gradients, a phenomenon that we propose should be named the competitive exclusion–tolerance rule.","container-title":"The American Naturalist","DOI":"10.1086/724683","ISSN":"0003-0147, 1537-5323","issue":"1","journalAbbreviation":"The American Naturalist","language":"en","page":"1-17","source":"DOI.org (Crossref)","title":"A Case for the “Competitive Exclusion–Tolerance Rule” as a General Cause of Species Turnover along Environmental Gradients","volume":"202","author":[{"family":"Martin","given":"Paul R."},{"family":"Ghalambor","given":"Cameron K."}],"issued":{"date-parts":[["2023",7,1]]}}}],"schema":"https://github.com/citation-style-language/schema/raw/master/csl-citation.json"} </w:instrText>
      </w:r>
      <w:r w:rsidRPr="5A4B04F8">
        <w:rPr>
          <w:rFonts w:ascii="Times New Roman" w:hAnsi="Times New Roman" w:cs="Times New Roman"/>
        </w:rPr>
        <w:fldChar w:fldCharType="separate"/>
      </w:r>
      <w:r w:rsidR="4DF699EE" w:rsidRPr="5A4B04F8">
        <w:rPr>
          <w:rFonts w:ascii="Times New Roman" w:hAnsi="Times New Roman" w:cs="Times New Roman"/>
          <w:sz w:val="28"/>
          <w:szCs w:val="28"/>
        </w:rPr>
        <w:t>(Connell 1961, Martin and Ghalambor 2023)</w:t>
      </w:r>
      <w:r w:rsidRPr="5A4B04F8">
        <w:rPr>
          <w:rFonts w:ascii="Times New Roman" w:hAnsi="Times New Roman" w:cs="Times New Roman"/>
        </w:rPr>
        <w:fldChar w:fldCharType="end"/>
      </w:r>
      <w:r w:rsidR="4DF699EE" w:rsidRPr="5A4B04F8">
        <w:rPr>
          <w:rFonts w:ascii="Times New Roman" w:hAnsi="Times New Roman" w:cs="Times New Roman"/>
          <w:sz w:val="28"/>
          <w:szCs w:val="28"/>
        </w:rPr>
        <w:t xml:space="preserve">. </w:t>
      </w:r>
      <w:r w:rsidR="6B9BE0B6" w:rsidRPr="5A4B04F8">
        <w:rPr>
          <w:rFonts w:ascii="Times New Roman" w:hAnsi="Times New Roman" w:cs="Times New Roman"/>
          <w:sz w:val="28"/>
          <w:szCs w:val="28"/>
        </w:rPr>
        <w:t>R</w:t>
      </w:r>
      <w:r w:rsidR="70F79915" w:rsidRPr="5A4B04F8">
        <w:rPr>
          <w:rFonts w:ascii="Times New Roman" w:hAnsi="Times New Roman" w:cs="Times New Roman"/>
          <w:sz w:val="28"/>
          <w:szCs w:val="28"/>
        </w:rPr>
        <w:t>estoration may add a new set of environmental conditions to the landscape that</w:t>
      </w:r>
      <w:r w:rsidR="4B28B38E" w:rsidRPr="5A4B04F8">
        <w:rPr>
          <w:rFonts w:ascii="Times New Roman" w:hAnsi="Times New Roman" w:cs="Times New Roman"/>
          <w:sz w:val="28"/>
          <w:szCs w:val="28"/>
        </w:rPr>
        <w:t xml:space="preserve"> </w:t>
      </w:r>
      <w:r w:rsidR="70F79915" w:rsidRPr="5A4B04F8">
        <w:rPr>
          <w:rFonts w:ascii="Times New Roman" w:hAnsi="Times New Roman" w:cs="Times New Roman"/>
          <w:sz w:val="28"/>
          <w:szCs w:val="28"/>
        </w:rPr>
        <w:t>fall</w:t>
      </w:r>
      <w:r w:rsidR="4B28B38E" w:rsidRPr="5A4B04F8">
        <w:rPr>
          <w:rFonts w:ascii="Times New Roman" w:hAnsi="Times New Roman" w:cs="Times New Roman"/>
          <w:sz w:val="28"/>
          <w:szCs w:val="28"/>
        </w:rPr>
        <w:t>s</w:t>
      </w:r>
      <w:r w:rsidR="70F79915" w:rsidRPr="5A4B04F8">
        <w:rPr>
          <w:rFonts w:ascii="Times New Roman" w:hAnsi="Times New Roman" w:cs="Times New Roman"/>
          <w:sz w:val="28"/>
          <w:szCs w:val="28"/>
        </w:rPr>
        <w:t xml:space="preserve"> within the niche of species that could not previously occupy the area </w:t>
      </w:r>
      <w:r w:rsidR="25FDF68B" w:rsidRPr="5A4B04F8">
        <w:rPr>
          <w:rFonts w:ascii="Times New Roman" w:hAnsi="Times New Roman" w:cs="Times New Roman"/>
          <w:sz w:val="28"/>
          <w:szCs w:val="28"/>
        </w:rPr>
        <w:t>or</w:t>
      </w:r>
      <w:r w:rsidR="70F79915" w:rsidRPr="5A4B04F8">
        <w:rPr>
          <w:rFonts w:ascii="Times New Roman" w:hAnsi="Times New Roman" w:cs="Times New Roman"/>
          <w:sz w:val="28"/>
          <w:szCs w:val="28"/>
        </w:rPr>
        <w:t xml:space="preserve"> provide opportunities for </w:t>
      </w:r>
      <w:r w:rsidR="4B28B38E" w:rsidRPr="5A4B04F8">
        <w:rPr>
          <w:rFonts w:ascii="Times New Roman" w:hAnsi="Times New Roman" w:cs="Times New Roman"/>
          <w:sz w:val="28"/>
          <w:szCs w:val="28"/>
        </w:rPr>
        <w:t>a</w:t>
      </w:r>
      <w:r w:rsidR="70F79915" w:rsidRPr="5A4B04F8">
        <w:rPr>
          <w:rFonts w:ascii="Times New Roman" w:hAnsi="Times New Roman" w:cs="Times New Roman"/>
          <w:sz w:val="28"/>
          <w:szCs w:val="28"/>
        </w:rPr>
        <w:t xml:space="preserve"> species to avoid competition by exploiting newly available resources or habitats</w:t>
      </w:r>
      <w:r w:rsidR="72B9D2DB" w:rsidRPr="5A4B04F8">
        <w:rPr>
          <w:rFonts w:ascii="Times New Roman" w:hAnsi="Times New Roman" w:cs="Times New Roman"/>
          <w:sz w:val="28"/>
          <w:szCs w:val="28"/>
        </w:rPr>
        <w:t xml:space="preserve"> </w:t>
      </w:r>
      <w:r w:rsidRPr="5A4B04F8">
        <w:rPr>
          <w:rFonts w:ascii="Times New Roman" w:hAnsi="Times New Roman" w:cs="Times New Roman"/>
        </w:rPr>
        <w:fldChar w:fldCharType="begin"/>
      </w:r>
      <w:r w:rsidRPr="5A4B04F8">
        <w:rPr>
          <w:rFonts w:ascii="Times New Roman" w:hAnsi="Times New Roman" w:cs="Times New Roman"/>
        </w:rPr>
        <w:instrText xml:space="preserve"> ADDIN ZOTERO_ITEM CSL_CITATION {"citationID":"RQUvd8Nh","properties":{"formattedCitation":"(Schoener 1974, Chesson 2000, Tews et al. 2004, Stein et al. 2014)","plainCitation":"(Schoener 1974, Chesson 2000, Tews et al. 2004, Stein et al. 2014)","noteIndex":0},"citationItems":[{"id":11757,"uris":["http://zotero.org/users/9060408/items/96QH9684"],"itemData":{"id":11757,"type":"article-journal","container-title":"Science","page":"27-39","title":"Resource partitioning in ecological communities","volume":"185","author":[{"family":"Schoener","given":"Thomas W"}],"issued":{"date-parts":[["1974"]]}}},{"id":3582,"uris":["http://zotero.org/users/9060408/items/QPDDYZ4D"],"itemData":{"id":3582,"type":"article-journal","abstract":"s Abstract The focus of most ideas on diversity maintenance is species coexis-tence, which may be stable or unstable. Stable coexistence can be quantified by the long-term rates at which community members recover from low density. Quantifica-tion shows that coexistence mechanisms function in two major ways: They may be (a) equalizing because they tend to minimize average fitness differences between species, or (b) stabilizing because they tend to increase negative intraspecific inter-actions relative to negative interspecific interactions. Stabilizing mechanisms are es-sential for species coexistence and include traditional mechanisms such as resource partitioning and frequency-dependent predation, as well as mechanisms that depend on fluctuations in population densities and environmental factors in space and time. Equalizing mechanisms contribute to stable coexistence because they reduce large average fitness inequalities which might negate the effects of stabilizing mechanisms. Models of unstable coexitence, in which species diversity slowly decays over time, have focused almost exclusively on equalizing mechanisms. These models would be more robust if they also included stabilizing mechanisms, which arise in many and varied ways but need not be adequate for full stability of a system. Models of unstable coex-istence invite a broader view of diversity maintenance incorporating species turnover.","container-title":"Annual Review of Ecology, Evolution, and Systematics","DOI":"10.1146/annurev.ecolsys.31.1.343","ISSN":"0309051908","page":"343-66","title":"Mechanisms of Maintenance of Species Diversity","volume":"31","author":[{"family":"Chesson","given":"Peter"}],"issued":{"date-parts":[["2000"]]}}},{"id":11727,"uris":["http://zotero.org/users/9060408/items/KP546WJ9"],"itemData":{"id":11727,"type":"article-journal","abstract":"Aim In a selected literature survey we reviewed studies on the habitat heterogeneity–animal species diversity relationship and evaluated whether there are uncertainties and biases in its empirical support.","container-title":"Journal of Biogeography","DOI":"10.1046/j.0305-0270.2003.00994.x","ISSN":"0305-0270, 1365-2699","issue":"1","journalAbbreviation":"Journal of Biogeography","language":"en","license":"http://onlinelibrary.wiley.com/termsAndConditions#vor","page":"79-92","source":"DOI.org (Crossref)","title":"Animal species diversity driven by habitat heterogeneity/diversity: the importance of keystone structures","title-short":"Animal species diversity driven by habitat heterogeneity/diversity","volume":"31","author":[{"family":"Tews","given":"J."},{"family":"Brose","given":"U."},{"family":"Grimm","given":"V."},{"family":"Tielbörger","given":"K."},{"family":"Wichmann","given":"M. C."},{"family":"Schwager","given":"M."},{"family":"Jeltsch","given":"F."}],"issued":{"date-parts":[["2004",1]]}}},{"id":1158,"uris":["http://zotero.org/users/9060408/items/563KWITB"],"itemData":{"id":1158,"type":"article-journal","abstract":"Environmental heterogeneity is regarded as one of the most important factors governing species richness gradients. An increase in available niche space, provision of refuges and opportunities for isolation and divergent adaptation are thought to enhance species coexistence, persistence and diversification. However, the extent and generality of positive heterogeneity-richness relationships are still debated. Apart from widespread evidence supporting positive relationships, negative and hump-shaped relationships have also been reported. In a meta-analysis of 1148 data points from 192 studies worldwide, we examine the strength and direction of the relationship between spatial environmental heterogeneity and species richness of terrestrial plants and animals. We find that separate effects of heterogeneity in land cover, vegetation, climate, soil and topography are significantly positive, with vegetation and topographic heterogeneity showing particularly strong associations with species richness. The use of equal-area study units, spatial grain and spatial extent emerge as key factors influencing the strength of heterogeneity-richness relationships, highlighting the pervasive influence of spatial scale in heterogeneity-richness studies. We provide the first quantitative support for the generality of positive heterogeneity-richness relationships across heterogeneity components, habitat types, taxa and spatial scales from landscape to global extents, and identify specific needs for future comparative heterogeneity-richness research. © 2014 John Wiley &amp; Sons Ltd/CNRS.","container-title":"Ecology Letters","DOI":"10.1111/ele.12277","issue":"7","page":"866-880","title":"Environmental heterogeneity as a universal driver of species richness across taxa, biomes and spatial scales","volume":"17","author":[{"family":"Stein","given":"Anke"},{"family":"Gerstner","given":"Katharina"},{"family":"Kreft","given":"Holger"}],"issued":{"date-parts":[["2014"]]}}}],"schema":"https://github.com/citation-style-language/schema/raw/master/csl-citation.json"} </w:instrText>
      </w:r>
      <w:r w:rsidRPr="5A4B04F8">
        <w:rPr>
          <w:rFonts w:ascii="Times New Roman" w:hAnsi="Times New Roman" w:cs="Times New Roman"/>
        </w:rPr>
        <w:fldChar w:fldCharType="separate"/>
      </w:r>
      <w:r w:rsidR="5B6B2DD1" w:rsidRPr="5A4B04F8">
        <w:rPr>
          <w:rFonts w:ascii="Times New Roman" w:hAnsi="Times New Roman" w:cs="Times New Roman"/>
          <w:sz w:val="28"/>
          <w:szCs w:val="28"/>
        </w:rPr>
        <w:t>(Schoener 1974, Chesson 2000, Tews et al. 2004, Stein et al. 2014)</w:t>
      </w:r>
      <w:r w:rsidRPr="5A4B04F8">
        <w:rPr>
          <w:rFonts w:ascii="Times New Roman" w:hAnsi="Times New Roman" w:cs="Times New Roman"/>
        </w:rPr>
        <w:fldChar w:fldCharType="end"/>
      </w:r>
      <w:r w:rsidR="40460172" w:rsidRPr="5A4B04F8">
        <w:rPr>
          <w:rFonts w:ascii="Times New Roman" w:hAnsi="Times New Roman" w:cs="Times New Roman"/>
          <w:sz w:val="28"/>
          <w:szCs w:val="28"/>
        </w:rPr>
        <w:t xml:space="preserve">. While a niche consists of </w:t>
      </w:r>
      <w:r w:rsidR="5840A4B0" w:rsidRPr="5A4B04F8">
        <w:rPr>
          <w:rFonts w:ascii="Times New Roman" w:hAnsi="Times New Roman" w:cs="Times New Roman"/>
          <w:sz w:val="28"/>
          <w:szCs w:val="28"/>
        </w:rPr>
        <w:t xml:space="preserve">an infinite number of </w:t>
      </w:r>
      <w:r w:rsidR="1FAACD32" w:rsidRPr="5A4B04F8">
        <w:rPr>
          <w:rFonts w:ascii="Times New Roman" w:hAnsi="Times New Roman" w:cs="Times New Roman"/>
          <w:sz w:val="28"/>
          <w:szCs w:val="28"/>
        </w:rPr>
        <w:t>environmental conditions</w:t>
      </w:r>
      <w:r w:rsidR="147081EF" w:rsidRPr="5A4B04F8">
        <w:rPr>
          <w:rFonts w:ascii="Times New Roman" w:hAnsi="Times New Roman" w:cs="Times New Roman"/>
          <w:sz w:val="28"/>
          <w:szCs w:val="28"/>
        </w:rPr>
        <w:t xml:space="preserve"> </w:t>
      </w:r>
      <w:r w:rsidRPr="5A4B04F8">
        <w:rPr>
          <w:rFonts w:ascii="Times New Roman" w:hAnsi="Times New Roman" w:cs="Times New Roman"/>
        </w:rPr>
        <w:fldChar w:fldCharType="begin"/>
      </w:r>
      <w:r w:rsidRPr="5A4B04F8">
        <w:rPr>
          <w:rFonts w:ascii="Times New Roman" w:hAnsi="Times New Roman" w:cs="Times New Roman"/>
        </w:rPr>
        <w:instrText xml:space="preserve"> ADDIN ZOTERO_ITEM CSL_CITATION {"citationID":"c1okOeru","properties":{"formattedCitation":"(Hutchinson 1957, Blonder 2018)","plainCitation":"(Hutchinson 1957, Blonder 2018)","noteIndex":0},"citationItems":[{"id":25,"uris":["http://zotero.org/users/9060408/items/CBHLPTGZ"],"itemData":{"id":25,"type":"article-journal","container-title":"Cold Spring Harbor Symposia on Quantitative Biology","DOI":"10.1007/978-3-642-38007-5_26","page":"415-427","title":"Concluding remarks.","volume":"22","author":[{"family":"Hutchinson","given":"G Evelyn"}],"issued":{"date-parts":[["1957",1]]}}},{"id":11755,"uris":["http://zotero.org/users/9060408/items/9A3KKTSD"],"itemData":{"id":11755,"type":"article-journal","abstract":"Hutchinson's\n              n\n              ‐dimensional hypervolume concept for the interpretation of niches as geometric shapes has provided a foundation for research across different fields of ecology and evolution. There is now an expanding set of applications for hypervolume concepts, as well as a growing set of statistical methods available to operationalize this concept with data. The concept has been applied to environmental, resource, functional trait, and morphometric axes and to different scales, i.e. from individuals, species, to communities and clades. Further, these shapes have been variously interpreted as niches, ecological or evolutionary strategy spaces, or proxies for community structure. This paper highlights these applications’ shared mathematical framework, surveys uses of the hypervolume concept across fields, discusses key limitations and assumptions of hypervolume concepts in general, provides a critical guide to available statistical estimation methods, and delineates the situations where hypervolume concepts can be useful.","container-title":"Ecography","DOI":"10.1111/ecog.03187","ISSN":"0906-7590, 1600-0587","issue":"9","journalAbbreviation":"Ecography","language":"en","page":"1441-1455","source":"DOI.org (Crossref)","title":"Hypervolume concepts in niche‐ and trait‐based ecology","volume":"41","author":[{"family":"Blonder","given":"Benjamin"}],"issued":{"date-parts":[["2018",9]]}}}],"schema":"https://github.com/citation-style-language/schema/raw/master/csl-citation.json"} </w:instrText>
      </w:r>
      <w:r w:rsidRPr="5A4B04F8">
        <w:rPr>
          <w:rFonts w:ascii="Times New Roman" w:hAnsi="Times New Roman" w:cs="Times New Roman"/>
        </w:rPr>
        <w:fldChar w:fldCharType="separate"/>
      </w:r>
      <w:r w:rsidR="583F3218" w:rsidRPr="5A4B04F8">
        <w:rPr>
          <w:rFonts w:ascii="Times New Roman" w:hAnsi="Times New Roman" w:cs="Times New Roman"/>
          <w:sz w:val="28"/>
          <w:szCs w:val="28"/>
        </w:rPr>
        <w:t>(Hutchinson 1957, Blonder 2018)</w:t>
      </w:r>
      <w:r w:rsidRPr="5A4B04F8">
        <w:rPr>
          <w:rFonts w:ascii="Times New Roman" w:hAnsi="Times New Roman" w:cs="Times New Roman"/>
        </w:rPr>
        <w:fldChar w:fldCharType="end"/>
      </w:r>
      <w:r w:rsidR="25FDF68B" w:rsidRPr="5A4B04F8">
        <w:rPr>
          <w:rFonts w:ascii="Times New Roman" w:hAnsi="Times New Roman" w:cs="Times New Roman"/>
          <w:sz w:val="28"/>
          <w:szCs w:val="28"/>
        </w:rPr>
        <w:t xml:space="preserve"> </w:t>
      </w:r>
      <w:r w:rsidR="0ADE6A84" w:rsidRPr="5A4B04F8">
        <w:rPr>
          <w:rFonts w:ascii="Times New Roman" w:hAnsi="Times New Roman" w:cs="Times New Roman"/>
          <w:sz w:val="28"/>
          <w:szCs w:val="28"/>
        </w:rPr>
        <w:t xml:space="preserve">the </w:t>
      </w:r>
      <w:proofErr w:type="spellStart"/>
      <w:r w:rsidR="0618D68D" w:rsidRPr="5A4B04F8">
        <w:rPr>
          <w:rFonts w:ascii="Times New Roman" w:hAnsi="Times New Roman" w:cs="Times New Roman"/>
          <w:sz w:val="28"/>
          <w:szCs w:val="28"/>
        </w:rPr>
        <w:t>RestoratiON</w:t>
      </w:r>
      <w:proofErr w:type="spellEnd"/>
      <w:r w:rsidR="0618D68D" w:rsidRPr="5A4B04F8">
        <w:rPr>
          <w:rFonts w:ascii="Times New Roman" w:hAnsi="Times New Roman" w:cs="Times New Roman"/>
          <w:sz w:val="28"/>
          <w:szCs w:val="28"/>
        </w:rPr>
        <w:t xml:space="preserve"> </w:t>
      </w:r>
      <w:r w:rsidR="0ADE6A84" w:rsidRPr="5A4B04F8">
        <w:rPr>
          <w:rFonts w:ascii="Times New Roman" w:hAnsi="Times New Roman" w:cs="Times New Roman"/>
          <w:sz w:val="28"/>
          <w:szCs w:val="28"/>
        </w:rPr>
        <w:t>tool</w:t>
      </w:r>
      <w:r w:rsidR="6F6464B6" w:rsidRPr="5A4B04F8">
        <w:rPr>
          <w:rFonts w:ascii="Times New Roman" w:hAnsi="Times New Roman" w:cs="Times New Roman"/>
          <w:sz w:val="28"/>
          <w:szCs w:val="28"/>
        </w:rPr>
        <w:t>, necessarily,</w:t>
      </w:r>
      <w:r w:rsidR="0ADE6A84" w:rsidRPr="5A4B04F8">
        <w:rPr>
          <w:rFonts w:ascii="Times New Roman" w:hAnsi="Times New Roman" w:cs="Times New Roman"/>
          <w:sz w:val="28"/>
          <w:szCs w:val="28"/>
        </w:rPr>
        <w:t xml:space="preserve"> uses </w:t>
      </w:r>
      <w:r w:rsidR="4D68D931" w:rsidRPr="5A4B04F8">
        <w:rPr>
          <w:rFonts w:ascii="Times New Roman" w:hAnsi="Times New Roman" w:cs="Times New Roman"/>
          <w:sz w:val="28"/>
          <w:szCs w:val="28"/>
        </w:rPr>
        <w:t xml:space="preserve">a reduced set of </w:t>
      </w:r>
      <w:r w:rsidR="0ADE6A84" w:rsidRPr="5A4B04F8">
        <w:rPr>
          <w:rFonts w:ascii="Times New Roman" w:hAnsi="Times New Roman" w:cs="Times New Roman"/>
          <w:sz w:val="28"/>
          <w:szCs w:val="28"/>
        </w:rPr>
        <w:t>abiotic variables</w:t>
      </w:r>
      <w:r w:rsidR="6F6464B6" w:rsidRPr="5A4B04F8">
        <w:rPr>
          <w:rFonts w:ascii="Times New Roman" w:hAnsi="Times New Roman" w:cs="Times New Roman"/>
          <w:sz w:val="28"/>
          <w:szCs w:val="28"/>
        </w:rPr>
        <w:t xml:space="preserve"> to describe the environment: </w:t>
      </w:r>
      <w:r w:rsidR="0ADE6A84" w:rsidRPr="5A4B04F8">
        <w:rPr>
          <w:rFonts w:ascii="Times New Roman" w:hAnsi="Times New Roman" w:cs="Times New Roman"/>
          <w:sz w:val="28"/>
          <w:szCs w:val="28"/>
        </w:rPr>
        <w:t>temperature, pre</w:t>
      </w:r>
      <w:r w:rsidR="4D68D931" w:rsidRPr="5A4B04F8">
        <w:rPr>
          <w:rFonts w:ascii="Times New Roman" w:hAnsi="Times New Roman" w:cs="Times New Roman"/>
          <w:sz w:val="28"/>
          <w:szCs w:val="28"/>
        </w:rPr>
        <w:t>cipitation, elevation, soil type, and soil depth</w:t>
      </w:r>
      <w:r w:rsidR="4DED59D3" w:rsidRPr="5A4B04F8">
        <w:rPr>
          <w:rFonts w:ascii="Times New Roman" w:hAnsi="Times New Roman" w:cs="Times New Roman"/>
          <w:sz w:val="28"/>
          <w:szCs w:val="28"/>
        </w:rPr>
        <w:t>. The variables are known to be correlated to species</w:t>
      </w:r>
      <w:r w:rsidR="06F60527" w:rsidRPr="5A4B04F8">
        <w:rPr>
          <w:rFonts w:ascii="Times New Roman" w:hAnsi="Times New Roman" w:cs="Times New Roman"/>
          <w:sz w:val="28"/>
          <w:szCs w:val="28"/>
        </w:rPr>
        <w:t xml:space="preserve"> diversity and distributions</w:t>
      </w:r>
      <w:r w:rsidR="4634DCA5" w:rsidRPr="5A4B04F8">
        <w:rPr>
          <w:rFonts w:ascii="Times New Roman" w:hAnsi="Times New Roman" w:cs="Times New Roman"/>
          <w:sz w:val="28"/>
          <w:szCs w:val="28"/>
        </w:rPr>
        <w:t xml:space="preserve"> </w:t>
      </w:r>
      <w:r w:rsidRPr="5A4B04F8">
        <w:rPr>
          <w:rFonts w:ascii="Times New Roman" w:hAnsi="Times New Roman" w:cs="Times New Roman"/>
        </w:rPr>
        <w:fldChar w:fldCharType="begin"/>
      </w:r>
      <w:r w:rsidRPr="5A4B04F8">
        <w:rPr>
          <w:rFonts w:ascii="Times New Roman" w:hAnsi="Times New Roman" w:cs="Times New Roman"/>
        </w:rPr>
        <w:instrText xml:space="preserve"> ADDIN ZOTERO_ITEM CSL_CITATION {"citationID":"SwAmTDBl","properties":{"formattedCitation":"(Hawkins et al. 2003, Gilbert and Lechowicz 2004, Opedal et al. 2015, Ayebare et al. 2023)","plainCitation":"(Hawkins et al. 2003, Gilbert and Lechowicz 2004, Opedal et al. 2015, Ayebare et al. 2023)","noteIndex":0},"citationItems":[{"id":598,"uris":["http://zotero.org/users/9060408/items/U4DK66FA"],"itemData":{"id":598,"type":"article-journal","container-title":"Ecology","issue":"12","page":"3105-3117","title":"Energy, water, and broad-scale geographic patterns of species richness","volume":"84","author":[{"family":"Hawkins","given":"Bradford A"},{"family":"Field","given":"Richard"},{"family":"Cornell","given":"Howard V"},{"family":"Currie","given":"David J"},{"family":"Guégan","given":"Jean-Francois"},{"family":"Kaufman","given":"Dawn M"},{"family":"Kerr","given":"Jeremy T"},{"family":"Mittelbach","given":"Gary G"},{"family":"Oberdorff","given":"Thierry"},{"family":"O'Brien","given":"Eileen M"},{"family":"Porter","given":"Eric E"},{"family":"Turner","given":"John R G"}],"issued":{"date-parts":[["2003"]]}}},{"id":11761,"uris":["http://zotero.org/users/9060408/items/BZN7VITJ"],"itemData":{"id":11761,"type":"article-journal","abstract":"A fundamental goal of ecology is to understand what controls the distribution and abundance of species. Both environmental niches and trade-offs among species in dispersal and competitive ability have traditionally been cited as determinants of plant community composition. More recently, neutral models have shown that communities of species with identical life-history characteristics and no adaptation to environmental niches can form spatial distribution patterns similar to those found in nature, so long as the species have a limited dispersal distance. If there is a strong correlation between geographic distance and change in environmental conditions, however, such spatial patterns can arise through either neutral or niche-based processes. To test these competing theories, we developed a sampling design that decoupled distance and environment in the understory plant communities of an old-growth, temperate forest. We found strong evidence of niche-structuring but almost no support for neutral predictions. Dispersal limitation acted in conjunction with environmental gradients to determine species' distributions, and both functional and phylogenetic constraints appear to contribute to the niche differentiation that structures community assembly. Our results indicate that testing a neutral hypothesis without accounting for environmental gradients will at best cause unexplained variation in plant distributions and may well provide misleading support for neutrality because of a correlation between geographic distance and environment.","container-title":"Proceedings of the National Academy of Sciences","DOI":"10.1073/pnas.0400814101","ISSN":"0027-8424, 1091-6490","issue":"20","journalAbbreviation":"Proc. Natl. Acad. Sci. U.S.A.","language":"en","page":"7651-7656","source":"DOI.org (Crossref)","title":"Neutrality, niches, and dispersal in a temperate forest understory","volume":"101","author":[{"family":"Gilbert","given":"Benjamin"},{"family":"Lechowicz","given":"Martin J."}],"issued":{"date-parts":[["2004",5,18]]}}},{"id":11758,"uris":["http://zotero.org/users/9060408/items/DFMPVWF6"],"itemData":{"id":11758,"type":"article-journal","container-title":"Plant Ecology &amp; Diversity","page":"305-315","title":"Linking small-scale topography with microclimate, plant species diversity and intra-specific trait variation in an alpine landscape.","volume":"8","author":[{"family":"Opedal","given":"Øystein H."},{"family":"Armbruster","given":"W Scott"},{"family":"Graae","given":"Bente J"}],"issued":{"date-parts":[["2015"]]}}},{"id":9338,"uris":["http://zotero.org/users/9060408/items/AGK977RZ"],"itemData":{"id":9338,"type":"article-journal","abstract":"Niche theory predicts that ecologically similar species can coexist through multidimensional niche partitioning. However, owing to the challenges of accounting for both abiotic and biotic processes in ecological niche modelling, the underlying mechanisms that facilitate coexistence of competing species are poorly understood. In this study, we evaluated potential mechanisms underlying the coexistence of ecologically similar bird species in a biodiversity-rich transboundary montane forest in east-central Africa by computing niche overlap indices along an environmental elevation gradient, diet, forest strata, activity patterns and within-habitat segregation across horizontal space. We found strong support for abiotic environmental habitat niche partitioning, with 55% of species pairs having separate elevation niches. For the remaining species pairs that exhibited similar elevation niches, we found that within-habitat segregation across horizontal space and to a lesser extent vertical forest strata provided the most likely mechanisms of species coexistence. Coexistence of ecologically similar species within a highly diverse montane forest was determined primarily by abiotic factors (e.g. environmental elevation gradient) that characterize the Grinnellian niche and secondarily by biotic factors (e.g. vertical and horizontal segregation within habitats) that describe the Eltonian niche. Thus, partitioning across multiple levels of spatial organization is a key mechanism of coexistence in diverse communities.","container-title":"Proceedings of the Royal Society B: Biological Sciences","DOI":"10.1098/rspb.2023.0467","ISSN":"0962-8452, 1471-2954","issue":"2005","journalAbbreviation":"Proc. R. Soc. B.","language":"en","page":"20230467","source":"DOI.org (Crossref)","title":"An environmental habitat gradient and within-habitat segregation enable co-existence of ecologically similar bird species","volume":"290","author":[{"family":"Ayebare","given":"Samuel"},{"family":"Doser","given":"Jeffrey W."},{"family":"Plumptre","given":"Andrew J."},{"family":"Owiunji","given":"Isaiah"},{"family":"Mugabe","given":"Hamlet"},{"family":"Zipkin","given":"Elise F."}],"issued":{"date-parts":[["2023",8,30]]}}}],"schema":"https://github.com/citation-style-language/schema/raw/master/csl-citation.json"} </w:instrText>
      </w:r>
      <w:r w:rsidRPr="5A4B04F8">
        <w:rPr>
          <w:rFonts w:ascii="Times New Roman" w:hAnsi="Times New Roman" w:cs="Times New Roman"/>
        </w:rPr>
        <w:fldChar w:fldCharType="separate"/>
      </w:r>
      <w:r w:rsidR="706E9B86" w:rsidRPr="5A4B04F8">
        <w:rPr>
          <w:rFonts w:ascii="Times New Roman" w:hAnsi="Times New Roman" w:cs="Times New Roman"/>
          <w:sz w:val="28"/>
          <w:szCs w:val="28"/>
        </w:rPr>
        <w:t>(Hawkins et al. 2003, Gilbert and Lechowicz 2004, Opedal et al. 2015, Ayebare et al. 2023)</w:t>
      </w:r>
      <w:r w:rsidRPr="5A4B04F8">
        <w:rPr>
          <w:rFonts w:ascii="Times New Roman" w:hAnsi="Times New Roman" w:cs="Times New Roman"/>
        </w:rPr>
        <w:fldChar w:fldCharType="end"/>
      </w:r>
      <w:r w:rsidR="4D68D931" w:rsidRPr="5A4B04F8">
        <w:rPr>
          <w:rFonts w:ascii="Times New Roman" w:hAnsi="Times New Roman" w:cs="Times New Roman"/>
          <w:sz w:val="28"/>
          <w:szCs w:val="28"/>
        </w:rPr>
        <w:t xml:space="preserve">. </w:t>
      </w:r>
      <w:r w:rsidR="23F7D34C" w:rsidRPr="5A4B04F8">
        <w:rPr>
          <w:rFonts w:ascii="Times New Roman" w:hAnsi="Times New Roman" w:cs="Times New Roman"/>
          <w:sz w:val="28"/>
          <w:szCs w:val="28"/>
        </w:rPr>
        <w:t>The</w:t>
      </w:r>
      <w:r w:rsidR="06F60527" w:rsidRPr="5A4B04F8">
        <w:rPr>
          <w:rFonts w:ascii="Times New Roman" w:hAnsi="Times New Roman" w:cs="Times New Roman"/>
          <w:sz w:val="28"/>
          <w:szCs w:val="28"/>
        </w:rPr>
        <w:t xml:space="preserve"> </w:t>
      </w:r>
      <w:proofErr w:type="spellStart"/>
      <w:r w:rsidR="06F60527" w:rsidRPr="5A4B04F8">
        <w:rPr>
          <w:rFonts w:ascii="Times New Roman" w:hAnsi="Times New Roman" w:cs="Times New Roman"/>
          <w:sz w:val="28"/>
          <w:szCs w:val="28"/>
        </w:rPr>
        <w:t>RestoratiON</w:t>
      </w:r>
      <w:proofErr w:type="spellEnd"/>
      <w:r w:rsidR="23F7D34C" w:rsidRPr="5A4B04F8">
        <w:rPr>
          <w:rFonts w:ascii="Times New Roman" w:hAnsi="Times New Roman" w:cs="Times New Roman"/>
          <w:sz w:val="28"/>
          <w:szCs w:val="28"/>
        </w:rPr>
        <w:t xml:space="preserve"> tool uses a Principal Components Analysis to assign </w:t>
      </w:r>
      <w:r w:rsidR="7BCFC277" w:rsidRPr="5A4B04F8">
        <w:rPr>
          <w:rFonts w:ascii="Times New Roman" w:hAnsi="Times New Roman" w:cs="Times New Roman"/>
          <w:sz w:val="28"/>
          <w:szCs w:val="28"/>
        </w:rPr>
        <w:t xml:space="preserve">each pixel a score that reflects </w:t>
      </w:r>
      <w:r w:rsidR="7161D1D5" w:rsidRPr="5A4B04F8">
        <w:rPr>
          <w:rFonts w:ascii="Times New Roman" w:hAnsi="Times New Roman" w:cs="Times New Roman"/>
          <w:sz w:val="28"/>
          <w:szCs w:val="28"/>
        </w:rPr>
        <w:t>the</w:t>
      </w:r>
      <w:r w:rsidR="7BCFC277" w:rsidRPr="5A4B04F8">
        <w:rPr>
          <w:rFonts w:ascii="Times New Roman" w:hAnsi="Times New Roman" w:cs="Times New Roman"/>
          <w:sz w:val="28"/>
          <w:szCs w:val="28"/>
        </w:rPr>
        <w:t xml:space="preserve"> combination of </w:t>
      </w:r>
      <w:r w:rsidR="7161D1D5" w:rsidRPr="5A4B04F8">
        <w:rPr>
          <w:rFonts w:ascii="Times New Roman" w:hAnsi="Times New Roman" w:cs="Times New Roman"/>
          <w:sz w:val="28"/>
          <w:szCs w:val="28"/>
        </w:rPr>
        <w:t xml:space="preserve">these </w:t>
      </w:r>
      <w:r w:rsidR="7CB172C0" w:rsidRPr="5A4B04F8">
        <w:rPr>
          <w:rFonts w:ascii="Times New Roman" w:hAnsi="Times New Roman" w:cs="Times New Roman"/>
          <w:sz w:val="28"/>
          <w:szCs w:val="28"/>
        </w:rPr>
        <w:t xml:space="preserve">five </w:t>
      </w:r>
      <w:r w:rsidR="7161D1D5" w:rsidRPr="5A4B04F8">
        <w:rPr>
          <w:rFonts w:ascii="Times New Roman" w:hAnsi="Times New Roman" w:cs="Times New Roman"/>
          <w:sz w:val="28"/>
          <w:szCs w:val="28"/>
        </w:rPr>
        <w:t xml:space="preserve">environmental </w:t>
      </w:r>
      <w:r w:rsidR="7CB172C0" w:rsidRPr="5A4B04F8">
        <w:rPr>
          <w:rFonts w:ascii="Times New Roman" w:hAnsi="Times New Roman" w:cs="Times New Roman"/>
          <w:sz w:val="28"/>
          <w:szCs w:val="28"/>
        </w:rPr>
        <w:t xml:space="preserve">variables. </w:t>
      </w:r>
      <w:r w:rsidR="52C5D914" w:rsidRPr="5A4B04F8">
        <w:rPr>
          <w:rFonts w:ascii="Times New Roman" w:hAnsi="Times New Roman" w:cs="Times New Roman"/>
          <w:sz w:val="28"/>
          <w:szCs w:val="28"/>
        </w:rPr>
        <w:t xml:space="preserve">Environmental heterogeneity measures the range of scores available </w:t>
      </w:r>
      <w:r w:rsidR="3F4F8A99" w:rsidRPr="5A4B04F8">
        <w:rPr>
          <w:rFonts w:ascii="Times New Roman" w:hAnsi="Times New Roman" w:cs="Times New Roman"/>
          <w:sz w:val="28"/>
          <w:szCs w:val="28"/>
        </w:rPr>
        <w:t>i</w:t>
      </w:r>
      <w:r w:rsidR="52C5D914" w:rsidRPr="5A4B04F8">
        <w:rPr>
          <w:rFonts w:ascii="Times New Roman" w:hAnsi="Times New Roman" w:cs="Times New Roman"/>
          <w:sz w:val="28"/>
          <w:szCs w:val="28"/>
        </w:rPr>
        <w:t>n the landscape</w:t>
      </w:r>
      <w:r w:rsidR="31C312B2" w:rsidRPr="5A4B04F8">
        <w:rPr>
          <w:rFonts w:ascii="Times New Roman" w:hAnsi="Times New Roman" w:cs="Times New Roman"/>
          <w:sz w:val="28"/>
          <w:szCs w:val="28"/>
        </w:rPr>
        <w:t xml:space="preserve"> </w:t>
      </w:r>
      <w:r w:rsidR="11AB1CD7" w:rsidRPr="5A4B04F8">
        <w:rPr>
          <w:rFonts w:ascii="Times New Roman" w:hAnsi="Times New Roman" w:cs="Times New Roman"/>
          <w:sz w:val="28"/>
          <w:szCs w:val="28"/>
        </w:rPr>
        <w:t xml:space="preserve">by calculating the </w:t>
      </w:r>
      <w:r w:rsidR="015F01C1" w:rsidRPr="5A4B04F8">
        <w:rPr>
          <w:rFonts w:ascii="Times New Roman" w:hAnsi="Times New Roman" w:cs="Times New Roman"/>
          <w:sz w:val="28"/>
          <w:szCs w:val="28"/>
        </w:rPr>
        <w:t xml:space="preserve">deviation in pixel scores from the landscape average </w:t>
      </w:r>
      <w:r w:rsidRPr="5A4B04F8">
        <w:rPr>
          <w:rFonts w:ascii="Times New Roman" w:hAnsi="Times New Roman" w:cs="Times New Roman"/>
        </w:rPr>
        <w:fldChar w:fldCharType="begin"/>
      </w:r>
      <w:r w:rsidRPr="5A4B04F8">
        <w:rPr>
          <w:rFonts w:ascii="Times New Roman" w:hAnsi="Times New Roman" w:cs="Times New Roman"/>
        </w:rPr>
        <w:instrText xml:space="preserve"> ADDIN ZOTERO_ITEM CSL_CITATION {"citationID":"mDCJc8cY","properties":{"formattedCitation":"(Smith et al. 2021)","plainCitation":"(Smith et al. 2021)","noteIndex":0},"citationItems":[{"id":9227,"uris":["http://zotero.org/users/9060408/items/M2ZFNF69"],"itemData":{"id":9227,"type":"article-journal","container-title":"Methods in Ecology and Evolution","DOI":"10.1111/2041-210X.13677","ISSN":"2041-210X, 2041-210X","issue":"11","journalAbbreviation":"Methods Ecol Evol","language":"en","page":"2094-2100","source":"DOI.org (Crossref)","title":"The &lt;span style=\"font-variant:small-caps;\"&gt;geodiv r&lt;/span&gt; package: Tools for calculating gradient surface metrics","title-short":"The &lt;span style=\"font-variant","volume":"12","author":[{"family":"Smith","given":"Annie C."},{"family":"Dahlin","given":"Kyla M."},{"family":"Record","given":"Sydne"},{"family":"Costanza","given":"Jennifer K."},{"family":"Wilson","given":"Adam M."},{"family":"Zarnetske","given":"Phoebe L."}],"issued":{"date-parts":[["2021",11]]}}}],"schema":"https://github.com/citation-style-language/schema/raw/master/csl-citation.json"} </w:instrText>
      </w:r>
      <w:r w:rsidRPr="5A4B04F8">
        <w:rPr>
          <w:rFonts w:ascii="Times New Roman" w:hAnsi="Times New Roman" w:cs="Times New Roman"/>
        </w:rPr>
        <w:fldChar w:fldCharType="separate"/>
      </w:r>
      <w:r w:rsidR="015F01C1" w:rsidRPr="5A4B04F8">
        <w:rPr>
          <w:rFonts w:ascii="Times New Roman" w:hAnsi="Times New Roman" w:cs="Times New Roman"/>
          <w:sz w:val="28"/>
          <w:szCs w:val="28"/>
        </w:rPr>
        <w:t>(Smith et al. 2021)</w:t>
      </w:r>
      <w:r w:rsidRPr="5A4B04F8">
        <w:rPr>
          <w:rFonts w:ascii="Times New Roman" w:hAnsi="Times New Roman" w:cs="Times New Roman"/>
        </w:rPr>
        <w:fldChar w:fldCharType="end"/>
      </w:r>
      <w:r w:rsidR="3126CF9B" w:rsidRPr="5A4B04F8">
        <w:rPr>
          <w:rFonts w:ascii="Times New Roman" w:hAnsi="Times New Roman" w:cs="Times New Roman"/>
          <w:sz w:val="28"/>
          <w:szCs w:val="28"/>
        </w:rPr>
        <w:t>;</w:t>
      </w:r>
      <w:r w:rsidR="52C5D914" w:rsidRPr="5A4B04F8">
        <w:rPr>
          <w:rFonts w:ascii="Times New Roman" w:hAnsi="Times New Roman" w:cs="Times New Roman"/>
          <w:sz w:val="28"/>
          <w:szCs w:val="28"/>
        </w:rPr>
        <w:t xml:space="preserve"> heterogeneity increases if the </w:t>
      </w:r>
      <w:r w:rsidR="3126CF9B" w:rsidRPr="5A4B04F8">
        <w:rPr>
          <w:rFonts w:ascii="Times New Roman" w:hAnsi="Times New Roman" w:cs="Times New Roman"/>
          <w:sz w:val="28"/>
          <w:szCs w:val="28"/>
        </w:rPr>
        <w:t>deviation</w:t>
      </w:r>
      <w:r w:rsidR="52C5D914" w:rsidRPr="5A4B04F8">
        <w:rPr>
          <w:rFonts w:ascii="Times New Roman" w:hAnsi="Times New Roman" w:cs="Times New Roman"/>
          <w:sz w:val="28"/>
          <w:szCs w:val="28"/>
        </w:rPr>
        <w:t xml:space="preserve"> increase</w:t>
      </w:r>
      <w:r w:rsidR="443E3DD1" w:rsidRPr="5A4B04F8">
        <w:rPr>
          <w:rFonts w:ascii="Times New Roman" w:hAnsi="Times New Roman" w:cs="Times New Roman"/>
          <w:sz w:val="28"/>
          <w:szCs w:val="28"/>
        </w:rPr>
        <w:t>s</w:t>
      </w:r>
      <w:r w:rsidR="52C5D914" w:rsidRPr="5A4B04F8">
        <w:rPr>
          <w:rFonts w:ascii="Times New Roman" w:hAnsi="Times New Roman" w:cs="Times New Roman"/>
          <w:sz w:val="28"/>
          <w:szCs w:val="28"/>
        </w:rPr>
        <w:t>.</w:t>
      </w:r>
      <w:r w:rsidR="31C312B2" w:rsidRPr="5A4B04F8">
        <w:rPr>
          <w:rFonts w:ascii="Times New Roman" w:hAnsi="Times New Roman" w:cs="Times New Roman"/>
          <w:sz w:val="28"/>
          <w:szCs w:val="28"/>
        </w:rPr>
        <w:t xml:space="preserve"> T</w:t>
      </w:r>
      <w:r w:rsidR="68A1C4CE" w:rsidRPr="5A4B04F8">
        <w:rPr>
          <w:rFonts w:ascii="Times New Roman" w:hAnsi="Times New Roman" w:cs="Times New Roman"/>
          <w:sz w:val="28"/>
          <w:szCs w:val="28"/>
        </w:rPr>
        <w:t xml:space="preserve">he analysis calculates scores on multiple axes of </w:t>
      </w:r>
      <w:r w:rsidR="795FCABE" w:rsidRPr="5A4B04F8">
        <w:rPr>
          <w:rFonts w:ascii="Times New Roman" w:hAnsi="Times New Roman" w:cs="Times New Roman"/>
          <w:sz w:val="28"/>
          <w:szCs w:val="28"/>
        </w:rPr>
        <w:t xml:space="preserve">variation, and the change </w:t>
      </w:r>
      <w:r w:rsidR="6A214A75" w:rsidRPr="5A4B04F8">
        <w:rPr>
          <w:rFonts w:ascii="Times New Roman" w:hAnsi="Times New Roman" w:cs="Times New Roman"/>
          <w:sz w:val="28"/>
          <w:szCs w:val="28"/>
        </w:rPr>
        <w:t>in the deviation</w:t>
      </w:r>
      <w:r w:rsidR="795FCABE" w:rsidRPr="5A4B04F8">
        <w:rPr>
          <w:rFonts w:ascii="Times New Roman" w:hAnsi="Times New Roman" w:cs="Times New Roman"/>
          <w:sz w:val="28"/>
          <w:szCs w:val="28"/>
        </w:rPr>
        <w:t xml:space="preserve"> can be calculated for each dimension, though usually one or two </w:t>
      </w:r>
      <w:r w:rsidR="645CBD71" w:rsidRPr="5A4B04F8">
        <w:rPr>
          <w:rFonts w:ascii="Times New Roman" w:hAnsi="Times New Roman" w:cs="Times New Roman"/>
          <w:sz w:val="28"/>
          <w:szCs w:val="28"/>
        </w:rPr>
        <w:t xml:space="preserve">dimensions are enough to </w:t>
      </w:r>
      <w:r w:rsidR="7531EBD3" w:rsidRPr="5A4B04F8">
        <w:rPr>
          <w:rFonts w:ascii="Times New Roman" w:hAnsi="Times New Roman" w:cs="Times New Roman"/>
          <w:sz w:val="28"/>
          <w:szCs w:val="28"/>
        </w:rPr>
        <w:t xml:space="preserve">capture </w:t>
      </w:r>
      <w:r w:rsidR="28910F06" w:rsidRPr="5A4B04F8">
        <w:rPr>
          <w:rFonts w:ascii="Times New Roman" w:hAnsi="Times New Roman" w:cs="Times New Roman"/>
          <w:sz w:val="28"/>
          <w:szCs w:val="28"/>
        </w:rPr>
        <w:t xml:space="preserve">environmental </w:t>
      </w:r>
      <w:r w:rsidR="7531EBD3" w:rsidRPr="5A4B04F8">
        <w:rPr>
          <w:rFonts w:ascii="Times New Roman" w:hAnsi="Times New Roman" w:cs="Times New Roman"/>
          <w:sz w:val="28"/>
          <w:szCs w:val="28"/>
        </w:rPr>
        <w:t xml:space="preserve">differences </w:t>
      </w:r>
      <w:r w:rsidR="28910F06" w:rsidRPr="5A4B04F8">
        <w:rPr>
          <w:rFonts w:ascii="Times New Roman" w:hAnsi="Times New Roman" w:cs="Times New Roman"/>
          <w:sz w:val="28"/>
          <w:szCs w:val="28"/>
        </w:rPr>
        <w:t>among pixels</w:t>
      </w:r>
      <w:r w:rsidR="7531EBD3" w:rsidRPr="5A4B04F8">
        <w:rPr>
          <w:rFonts w:ascii="Times New Roman" w:hAnsi="Times New Roman" w:cs="Times New Roman"/>
          <w:sz w:val="28"/>
          <w:szCs w:val="28"/>
        </w:rPr>
        <w:t xml:space="preserve">. </w:t>
      </w:r>
      <w:r w:rsidR="01891F27" w:rsidRPr="5A4B04F8">
        <w:rPr>
          <w:rFonts w:ascii="Times New Roman" w:hAnsi="Times New Roman" w:cs="Times New Roman"/>
          <w:sz w:val="28"/>
          <w:szCs w:val="28"/>
        </w:rPr>
        <w:t>For each candidate area, as pixels are restored, the tool determines if environmental heterogeneity increases or decreases</w:t>
      </w:r>
      <w:r w:rsidR="5F34A969" w:rsidRPr="5A4B04F8">
        <w:rPr>
          <w:rFonts w:ascii="Times New Roman" w:hAnsi="Times New Roman" w:cs="Times New Roman"/>
          <w:sz w:val="28"/>
          <w:szCs w:val="28"/>
        </w:rPr>
        <w:t xml:space="preserve">. </w:t>
      </w:r>
      <w:r w:rsidR="11D53AE1" w:rsidRPr="5A4B04F8">
        <w:rPr>
          <w:rFonts w:ascii="Times New Roman" w:hAnsi="Times New Roman" w:cs="Times New Roman"/>
          <w:sz w:val="28"/>
          <w:szCs w:val="28"/>
        </w:rPr>
        <w:t>Increasing environmental heterogeneity</w:t>
      </w:r>
      <w:r w:rsidR="4C1AE407" w:rsidRPr="5A4B04F8">
        <w:rPr>
          <w:rFonts w:ascii="Times New Roman" w:hAnsi="Times New Roman" w:cs="Times New Roman"/>
          <w:sz w:val="28"/>
          <w:szCs w:val="28"/>
        </w:rPr>
        <w:t xml:space="preserve"> increases regional diversity by supplying new niches </w:t>
      </w:r>
      <w:r w:rsidR="019D77A4" w:rsidRPr="5A4B04F8">
        <w:rPr>
          <w:rFonts w:ascii="Times New Roman" w:hAnsi="Times New Roman" w:cs="Times New Roman"/>
          <w:sz w:val="28"/>
          <w:szCs w:val="28"/>
        </w:rPr>
        <w:t xml:space="preserve">exploitable by species that may previously have been excluded from the landscape. Increasing environmental heterogeneity may also increase local diversity if </w:t>
      </w:r>
      <w:r w:rsidR="2F5254C5" w:rsidRPr="5A4B04F8">
        <w:rPr>
          <w:rFonts w:ascii="Times New Roman" w:hAnsi="Times New Roman" w:cs="Times New Roman"/>
          <w:sz w:val="28"/>
          <w:szCs w:val="28"/>
        </w:rPr>
        <w:t xml:space="preserve">individuals exploiting new niches emigrate to patches corresponding to other environmental conditions. </w:t>
      </w:r>
    </w:p>
    <w:p w14:paraId="6630F134" w14:textId="09D08CF4" w:rsidR="5A4B04F8" w:rsidRDefault="5A4B04F8" w:rsidP="5A4B04F8">
      <w:pPr>
        <w:spacing w:after="0"/>
        <w:rPr>
          <w:rFonts w:ascii="Times New Roman" w:hAnsi="Times New Roman" w:cs="Times New Roman"/>
          <w:sz w:val="28"/>
          <w:szCs w:val="28"/>
        </w:rPr>
      </w:pPr>
    </w:p>
    <w:p w14:paraId="4C19E82C" w14:textId="4E2CA9F0" w:rsidR="528F611F" w:rsidRDefault="528F611F" w:rsidP="5A4B04F8">
      <w:pPr>
        <w:pStyle w:val="Heading3"/>
        <w:spacing w:before="0"/>
        <w:rPr>
          <w:szCs w:val="28"/>
        </w:rPr>
      </w:pPr>
      <w:r w:rsidRPr="5A4B04F8">
        <w:rPr>
          <w:szCs w:val="28"/>
        </w:rPr>
        <w:t>Patch size</w:t>
      </w:r>
    </w:p>
    <w:p w14:paraId="40270DEC" w14:textId="497B9FDB" w:rsidR="780302A1" w:rsidRDefault="780302A1" w:rsidP="5A4B04F8">
      <w:pPr>
        <w:spacing w:after="0"/>
        <w:rPr>
          <w:rFonts w:ascii="Times New Roman" w:hAnsi="Times New Roman" w:cs="Times New Roman"/>
          <w:sz w:val="28"/>
          <w:szCs w:val="28"/>
        </w:rPr>
      </w:pPr>
      <w:r w:rsidRPr="5A4B04F8">
        <w:rPr>
          <w:rFonts w:ascii="Times New Roman" w:hAnsi="Times New Roman" w:cs="Times New Roman"/>
          <w:sz w:val="28"/>
          <w:szCs w:val="28"/>
        </w:rPr>
        <w:t xml:space="preserve">Some features of the environment vary at scales smaller than the pixel resolution. </w:t>
      </w:r>
      <w:r w:rsidR="610FA605" w:rsidRPr="5A4B04F8">
        <w:rPr>
          <w:rFonts w:ascii="Times New Roman" w:hAnsi="Times New Roman" w:cs="Times New Roman"/>
          <w:sz w:val="28"/>
          <w:szCs w:val="28"/>
        </w:rPr>
        <w:t xml:space="preserve">For example, a pixel classified as deciduous forest does not indicate the number of tree species in the forest or </w:t>
      </w:r>
      <w:r w:rsidR="68B8C37D" w:rsidRPr="5A4B04F8">
        <w:rPr>
          <w:rFonts w:ascii="Times New Roman" w:hAnsi="Times New Roman" w:cs="Times New Roman"/>
          <w:sz w:val="28"/>
          <w:szCs w:val="28"/>
        </w:rPr>
        <w:t xml:space="preserve">whether there is variation in canopy height. </w:t>
      </w:r>
      <w:r w:rsidRPr="5A4B04F8">
        <w:rPr>
          <w:rFonts w:ascii="Times New Roman" w:hAnsi="Times New Roman" w:cs="Times New Roman"/>
          <w:sz w:val="28"/>
          <w:szCs w:val="28"/>
        </w:rPr>
        <w:t xml:space="preserve">In such cases patch size becomes a surrogate for </w:t>
      </w:r>
      <w:r w:rsidR="21441359" w:rsidRPr="5A4B04F8">
        <w:rPr>
          <w:rFonts w:ascii="Times New Roman" w:hAnsi="Times New Roman" w:cs="Times New Roman"/>
          <w:sz w:val="28"/>
          <w:szCs w:val="28"/>
        </w:rPr>
        <w:t xml:space="preserve">fine-scale </w:t>
      </w:r>
      <w:r w:rsidRPr="5A4B04F8">
        <w:rPr>
          <w:rFonts w:ascii="Times New Roman" w:hAnsi="Times New Roman" w:cs="Times New Roman"/>
          <w:sz w:val="28"/>
          <w:szCs w:val="28"/>
        </w:rPr>
        <w:t>environmental heterogeneity</w:t>
      </w:r>
      <w:r w:rsidR="6FD9AB22" w:rsidRPr="5A4B04F8">
        <w:rPr>
          <w:rFonts w:ascii="Times New Roman" w:hAnsi="Times New Roman" w:cs="Times New Roman"/>
          <w:sz w:val="28"/>
          <w:szCs w:val="28"/>
        </w:rPr>
        <w:t>.</w:t>
      </w:r>
      <w:r w:rsidRPr="5A4B04F8">
        <w:rPr>
          <w:rFonts w:ascii="Times New Roman" w:hAnsi="Times New Roman" w:cs="Times New Roman"/>
          <w:sz w:val="28"/>
          <w:szCs w:val="28"/>
        </w:rPr>
        <w:t xml:space="preserve"> </w:t>
      </w:r>
      <w:commentRangeStart w:id="18"/>
      <w:commentRangeStart w:id="19"/>
      <w:commentRangeStart w:id="20"/>
      <w:r w:rsidR="489B819B" w:rsidRPr="5A4B04F8">
        <w:rPr>
          <w:rFonts w:ascii="Times New Roman" w:hAnsi="Times New Roman" w:cs="Times New Roman"/>
          <w:sz w:val="28"/>
          <w:szCs w:val="28"/>
        </w:rPr>
        <w:t>Increasing patch size</w:t>
      </w:r>
      <w:r w:rsidR="2CAAD0A3" w:rsidRPr="5A4B04F8">
        <w:rPr>
          <w:rFonts w:ascii="Times New Roman" w:hAnsi="Times New Roman" w:cs="Times New Roman"/>
          <w:sz w:val="28"/>
          <w:szCs w:val="28"/>
        </w:rPr>
        <w:t xml:space="preserve"> increases </w:t>
      </w:r>
      <w:r w:rsidR="3C789403" w:rsidRPr="5A4B04F8">
        <w:rPr>
          <w:rFonts w:ascii="Times New Roman" w:hAnsi="Times New Roman" w:cs="Times New Roman"/>
          <w:sz w:val="28"/>
          <w:szCs w:val="28"/>
        </w:rPr>
        <w:t xml:space="preserve">the chance that there are more </w:t>
      </w:r>
      <w:r w:rsidR="4818808E" w:rsidRPr="5A4B04F8">
        <w:rPr>
          <w:rFonts w:ascii="Times New Roman" w:hAnsi="Times New Roman" w:cs="Times New Roman"/>
          <w:sz w:val="28"/>
          <w:szCs w:val="28"/>
        </w:rPr>
        <w:t xml:space="preserve">of </w:t>
      </w:r>
      <w:r w:rsidR="575DAD1F" w:rsidRPr="5A4B04F8">
        <w:rPr>
          <w:rFonts w:ascii="Times New Roman" w:hAnsi="Times New Roman" w:cs="Times New Roman"/>
          <w:sz w:val="28"/>
          <w:szCs w:val="28"/>
        </w:rPr>
        <w:t>kinds of fine-scale e</w:t>
      </w:r>
      <w:r w:rsidR="2CAAD0A3" w:rsidRPr="5A4B04F8">
        <w:rPr>
          <w:rFonts w:ascii="Times New Roman" w:hAnsi="Times New Roman" w:cs="Times New Roman"/>
          <w:sz w:val="28"/>
          <w:szCs w:val="28"/>
        </w:rPr>
        <w:t>nvironment</w:t>
      </w:r>
      <w:r w:rsidR="4F9776A6" w:rsidRPr="5A4B04F8">
        <w:rPr>
          <w:rFonts w:ascii="Times New Roman" w:hAnsi="Times New Roman" w:cs="Times New Roman"/>
          <w:sz w:val="28"/>
          <w:szCs w:val="28"/>
        </w:rPr>
        <w:t xml:space="preserve">s, such as more tree species or greater variation in canopy heights </w:t>
      </w:r>
      <w:commentRangeEnd w:id="18"/>
      <w:r>
        <w:rPr>
          <w:rStyle w:val="CommentReference"/>
        </w:rPr>
        <w:commentReference w:id="18"/>
      </w:r>
      <w:commentRangeEnd w:id="19"/>
      <w:r>
        <w:rPr>
          <w:rStyle w:val="CommentReference"/>
        </w:rPr>
        <w:commentReference w:id="19"/>
      </w:r>
      <w:commentRangeEnd w:id="20"/>
      <w:r>
        <w:rPr>
          <w:rStyle w:val="CommentReference"/>
        </w:rPr>
        <w:commentReference w:id="20"/>
      </w:r>
      <w:r w:rsidRPr="5A4B04F8">
        <w:rPr>
          <w:rFonts w:ascii="Times New Roman" w:hAnsi="Times New Roman" w:cs="Times New Roman"/>
        </w:rPr>
        <w:fldChar w:fldCharType="begin"/>
      </w:r>
      <w:r w:rsidRPr="5A4B04F8">
        <w:rPr>
          <w:rFonts w:ascii="Times New Roman" w:hAnsi="Times New Roman" w:cs="Times New Roman"/>
        </w:rPr>
        <w:instrText xml:space="preserve"> ADDIN ZOTERO_ITEM CSL_CITATION {"citationID":"Xr2uMMF9","properties":{"formattedCitation":"(Haila 1983, Dunning et al. 1992, Kallimanis et al. 2008)","plainCitation":"(Haila 1983, Dunning et al. 1992, Kallimanis et al. 2008)","noteIndex":0},"citationItems":[{"id":11784,"uris":["http://zotero.org/users/9060408/items/4QU5X564"],"itemData":{"id":11784,"type":"article-journal","container-title":"Annales Zoologici Fennici","page":"179-197","title":"Colonization of islands in a north-boreal Finnish lake by land birds","volume":"20","author":[{"family":"Haila","given":"Yrjo"}],"issued":{"date-parts":[["1983"]]}}},{"id":11770,"uris":["http://zotero.org/users/9060408/items/WUDMGKHG"],"itemData":{"id":11770,"type":"article-journal","abstract":"We describe a general framework for understanding the ecological processes that operate at landscape scales. The composition of habitat types in a landscape and the physiognomic or spatial arrangement of those habitats are the two essential features that are required to describe any landscape. As such, these two features affect four basic ecological processes that can influence population dynamics or community structure. The first two of these processes, landscape complementation and landscape supplementation, occur when individuals move between patches in the landscape to make use of nonsubstitutable and substitutable resources, respectively. The third process, source-sink dynamics, describes the consequences of having different individuals in the same population occupy habitat patches of different qualities. The fourth process, the neighborhood effect, describes how landscape effects can be amplified when the critical resources are in the landscape immediately surrounding a given patch. Definition of these landscape features and general processes will allow a better synthesis of how landscape variation affects populations and communities.","container-title":"Oikos","DOI":"10.2307/3544901","ISSN":"00301299","issue":"1","journalAbbreviation":"Oikos","language":"en","page":"169","source":"DOI.org (Crossref)","title":"Ecological Processes That Affect Populations in Complex Landscapes","volume":"65","author":[{"family":"Dunning","given":"John B."},{"family":"Danielson","given":"Brent J."},{"family":"Pulliam","given":"H. Ronald"}],"issued":{"date-parts":[["1992",10]]}}},{"id":11786,"uris":["http://zotero.org/users/9060408/items/UYTG8NAJ"],"itemData":{"id":11786,"type":"article-journal","abstract":"Aim To examine the way in which ‘area’ and ‘habitat diversity’ interact in shaping species richness and to ﬁnd a simple and valid way to express this interaction.","container-title":"Global Ecology and Biogeography","DOI":"10.1111/j.1466-8238.2008.00393.x","ISSN":"1466-822X, 1466-8238","issue":"4","journalAbbreviation":"Global Ecology and Biogeography","language":"en","license":"http://onlinelibrary.wiley.com/termsAndConditions#vor","page":"532-538","source":"DOI.org (Crossref)","title":"How does habitat diversity affect the species–area relationship?","volume":"17","author":[{"family":"Kallimanis","given":"Athanasios S."},{"family":"Mazaris","given":"Antonis D."},{"family":"Tzanopoulos","given":"Joseph"},{"family":"Halley","given":"John M."},{"family":"Pantis","given":"John D."},{"family":"Sgardelis","given":"Stefanos P."}],"issued":{"date-parts":[["2008",7]]}}}],"schema":"https://github.com/citation-style-language/schema/raw/master/csl-citation.json"} </w:instrText>
      </w:r>
      <w:r w:rsidRPr="5A4B04F8">
        <w:rPr>
          <w:rFonts w:ascii="Times New Roman" w:hAnsi="Times New Roman" w:cs="Times New Roman"/>
        </w:rPr>
        <w:fldChar w:fldCharType="separate"/>
      </w:r>
      <w:r w:rsidR="6FD9AB22" w:rsidRPr="5A4B04F8">
        <w:rPr>
          <w:rFonts w:ascii="Times New Roman" w:hAnsi="Times New Roman" w:cs="Times New Roman"/>
          <w:sz w:val="28"/>
          <w:szCs w:val="28"/>
        </w:rPr>
        <w:t>(Haila 1983, Dunning et al. 1992, Kallimanis et al. 2008)</w:t>
      </w:r>
      <w:r w:rsidRPr="5A4B04F8">
        <w:rPr>
          <w:rFonts w:ascii="Times New Roman" w:hAnsi="Times New Roman" w:cs="Times New Roman"/>
        </w:rPr>
        <w:fldChar w:fldCharType="end"/>
      </w:r>
      <w:r w:rsidR="2D09D400" w:rsidRPr="5A4B04F8">
        <w:rPr>
          <w:rFonts w:ascii="Times New Roman" w:hAnsi="Times New Roman" w:cs="Times New Roman"/>
          <w:sz w:val="28"/>
          <w:szCs w:val="28"/>
        </w:rPr>
        <w:t>. The increase in fine-scale environmental heterogeneity</w:t>
      </w:r>
      <w:r w:rsidR="2CAAD0A3" w:rsidRPr="5A4B04F8">
        <w:rPr>
          <w:rFonts w:ascii="Times New Roman" w:hAnsi="Times New Roman" w:cs="Times New Roman"/>
          <w:sz w:val="28"/>
          <w:szCs w:val="28"/>
        </w:rPr>
        <w:t xml:space="preserve"> </w:t>
      </w:r>
      <w:r w:rsidR="33973F9F" w:rsidRPr="5A4B04F8">
        <w:rPr>
          <w:rFonts w:ascii="Times New Roman" w:hAnsi="Times New Roman" w:cs="Times New Roman"/>
          <w:sz w:val="28"/>
          <w:szCs w:val="28"/>
        </w:rPr>
        <w:t xml:space="preserve">can </w:t>
      </w:r>
      <w:r w:rsidR="2CAAD0A3" w:rsidRPr="5A4B04F8">
        <w:rPr>
          <w:rFonts w:ascii="Times New Roman" w:hAnsi="Times New Roman" w:cs="Times New Roman"/>
          <w:sz w:val="28"/>
          <w:szCs w:val="28"/>
        </w:rPr>
        <w:t>offset</w:t>
      </w:r>
      <w:r w:rsidR="119DEDFC" w:rsidRPr="5A4B04F8">
        <w:rPr>
          <w:rFonts w:ascii="Times New Roman" w:hAnsi="Times New Roman" w:cs="Times New Roman"/>
          <w:sz w:val="28"/>
          <w:szCs w:val="28"/>
        </w:rPr>
        <w:t xml:space="preserve"> </w:t>
      </w:r>
      <w:r w:rsidR="1356EAED" w:rsidRPr="5A4B04F8">
        <w:rPr>
          <w:rFonts w:ascii="Times New Roman" w:hAnsi="Times New Roman" w:cs="Times New Roman"/>
          <w:sz w:val="28"/>
          <w:szCs w:val="28"/>
        </w:rPr>
        <w:t xml:space="preserve">the effects of </w:t>
      </w:r>
      <w:r w:rsidR="119DEDFC" w:rsidRPr="5A4B04F8">
        <w:rPr>
          <w:rFonts w:ascii="Times New Roman" w:hAnsi="Times New Roman" w:cs="Times New Roman"/>
          <w:sz w:val="28"/>
          <w:szCs w:val="28"/>
        </w:rPr>
        <w:t>competition</w:t>
      </w:r>
      <w:r w:rsidR="1B5E9E5B" w:rsidRPr="5A4B04F8">
        <w:rPr>
          <w:rFonts w:ascii="Times New Roman" w:hAnsi="Times New Roman" w:cs="Times New Roman"/>
          <w:sz w:val="28"/>
          <w:szCs w:val="28"/>
        </w:rPr>
        <w:t xml:space="preserve"> by providing new niches </w:t>
      </w:r>
      <w:r w:rsidRPr="5A4B04F8">
        <w:rPr>
          <w:rFonts w:ascii="Times New Roman" w:hAnsi="Times New Roman" w:cs="Times New Roman"/>
        </w:rPr>
        <w:fldChar w:fldCharType="begin"/>
      </w:r>
      <w:r w:rsidRPr="5A4B04F8">
        <w:rPr>
          <w:rFonts w:ascii="Times New Roman" w:hAnsi="Times New Roman" w:cs="Times New Roman"/>
        </w:rPr>
        <w:instrText xml:space="preserve"> ADDIN ZOTERO_ITEM CSL_CITATION {"citationID":"UtTqqshC","properties":{"formattedCitation":"(Silvertown 2004, Lasky et al. 2014)","plainCitation":"(Silvertown 2004, Lasky et al. 2014)","noteIndex":0},"citationItems":[{"id":3600,"uris":["http://zotero.org/users/9060408/items/AEA3H9L5"],"itemData":{"id":3600,"type":"article-journal","abstract":"How large numbers of competing plant species manage to coexist is a major unresolved question in community ecology. The classical explanation, that each species occupies its own niche, seems at first unlikely because most plants require the same set of resources and acquire these in a limited number of ways. However, recent studies, although few in number and incomplete in many ways, do suggest that plants segregate along various environmental niche axes, including gradients of light, soil moisture and root depth, and that partitioning of soil nutrients occurs, possibly through the mediation of microbial symbionts, some of which are more species specific than was previously thought. Although it is unlikely that niche separation along environmental axes is the only mechanism of coexistence in any large community, the evidence now suggests that it plays a more significant role than has been previously appreciated. More research into the consequences of various known tradeoffs is likely to uncover further cases of niche separation facilitating coexistence.","container-title":"Trends in Ecology and Evolution","DOI":"10.1016/j.tree.2004.09.003","ISSN":"0169-5347","issue":"11","page":"605-611","title":"Plant coexistence and the niche","volume":"19","author":[{"family":"Silvertown","given":"Jonathan"}],"issued":{"date-parts":[["2004"]]}}},{"id":11791,"uris":["http://zotero.org/users/9060408/items/7XIDAYI5"],"itemData":{"id":11791,"type":"article-journal","abstract":"Significance\n            The assembly of ecological communities results from multiple mechanisms acting concurrently. Disentangling their relative importance represents a major challenge. Our study quantifies the relative importance of four trait-mediated mechanisms and associated changes in functional diversity over succession. We leverage the rapid community assembly in tropical successional forests and the rich information in functional trait data and spatially explicit long-term tree demographic data. Trait correlations with average species survival rates were the most important processes affecting survival and linked to a decrease in wood trait diversity during succession. Simultaneously, evidence for stabilizing niche differences associated with leaf traits was reflected in increasing leaf functional diversity. Our results suggest mechanisms by which individual performance affects successional change in community-wide diversity.\n          , \n            Interspecific differences in relative fitness can cause local dominance by a single species. However, stabilizing interspecific niche differences can promote local diversity. Understanding these mechanisms requires that we simultaneously quantify their effects on demography and link these effects to community dynamics. Successional forests are ideal systems for testing assembly theory because they exhibit rapid community assembly. Here, we leverage functional trait and long-term demographic data to build spatially explicit models of successional community dynamics of lowland rainforests in Costa Rica. First, we ask what the effects and relative importance of four trait-mediated community assembly processes are on tree survival, a major component of fitness. We model trait correlations with relative fitness differences that are both density-independent and -dependent in addition to trait correlations with stabilizing niche differences. Second, we ask how the relative importance of these trait-mediated processes relates to successional changes in functional diversity. Tree dynamics were more strongly influenced by trait-related interspecific variation in average survival than trait-related responses to neighbors, with wood specific gravity (WSG) positively correlated with greater survival. Our findings also suggest that competition was mediated by stabilizing niche differences associated with specific leaf area (SLA) and leaf dry matter content (LDMC). These drivers of individual-level survival were reflected in successional shifts to higher SLA and LDMC diversity but lower WSG diversity. Our study makes significant advances to identifying the links between individual tree performance, species functional traits, and mechanisms of tropical forest succession.","container-title":"Proceedings of the National Academy of Sciences","DOI":"10.1073/pnas.1319342111","ISSN":"0027-8424, 1091-6490","issue":"15","journalAbbreviation":"Proc. Natl. Acad. Sci. U.S.A.","language":"en","page":"5616-5621","source":"DOI.org (Crossref)","title":"Trait-mediated assembly processes predict successional changes in community diversity of tropical forests","volume":"111","author":[{"family":"Lasky","given":"Jesse R."},{"family":"Uriarte","given":"María"},{"family":"Boukili","given":"Vanessa K."},{"family":"Chazdon","given":"Robin L."}],"issued":{"date-parts":[["2014",4,15]]}}}],"schema":"https://github.com/citation-style-language/schema/raw/master/csl-citation.json"} </w:instrText>
      </w:r>
      <w:r w:rsidRPr="5A4B04F8">
        <w:rPr>
          <w:rFonts w:ascii="Times New Roman" w:hAnsi="Times New Roman" w:cs="Times New Roman"/>
        </w:rPr>
        <w:fldChar w:fldCharType="separate"/>
      </w:r>
      <w:r w:rsidR="0CB7F9A2" w:rsidRPr="5A4B04F8">
        <w:rPr>
          <w:rFonts w:ascii="Times New Roman" w:hAnsi="Times New Roman" w:cs="Times New Roman"/>
          <w:sz w:val="28"/>
          <w:szCs w:val="28"/>
        </w:rPr>
        <w:t>(Silvertown 2004, Lasky et al. 2014)</w:t>
      </w:r>
      <w:r w:rsidRPr="5A4B04F8">
        <w:rPr>
          <w:rFonts w:ascii="Times New Roman" w:hAnsi="Times New Roman" w:cs="Times New Roman"/>
        </w:rPr>
        <w:fldChar w:fldCharType="end"/>
      </w:r>
      <w:r w:rsidR="26DA8E63" w:rsidRPr="5A4B04F8">
        <w:rPr>
          <w:rFonts w:ascii="Times New Roman" w:hAnsi="Times New Roman" w:cs="Times New Roman"/>
          <w:sz w:val="28"/>
          <w:szCs w:val="28"/>
        </w:rPr>
        <w:t xml:space="preserve">. </w:t>
      </w:r>
      <w:r w:rsidR="180C5E49" w:rsidRPr="5A4B04F8">
        <w:rPr>
          <w:rFonts w:ascii="Times New Roman" w:hAnsi="Times New Roman" w:cs="Times New Roman"/>
          <w:sz w:val="28"/>
          <w:szCs w:val="28"/>
        </w:rPr>
        <w:t xml:space="preserve">Increasing patch size also </w:t>
      </w:r>
      <w:r w:rsidR="70A605BE" w:rsidRPr="5A4B04F8">
        <w:rPr>
          <w:rFonts w:ascii="Times New Roman" w:hAnsi="Times New Roman" w:cs="Times New Roman"/>
          <w:sz w:val="28"/>
          <w:szCs w:val="28"/>
        </w:rPr>
        <w:t xml:space="preserve">increases local biodiversity by </w:t>
      </w:r>
      <w:r w:rsidR="180C5E49" w:rsidRPr="5A4B04F8">
        <w:rPr>
          <w:rFonts w:ascii="Times New Roman" w:hAnsi="Times New Roman" w:cs="Times New Roman"/>
          <w:sz w:val="28"/>
          <w:szCs w:val="28"/>
        </w:rPr>
        <w:t>mitigat</w:t>
      </w:r>
      <w:r w:rsidR="70A605BE" w:rsidRPr="5A4B04F8">
        <w:rPr>
          <w:rFonts w:ascii="Times New Roman" w:hAnsi="Times New Roman" w:cs="Times New Roman"/>
          <w:sz w:val="28"/>
          <w:szCs w:val="28"/>
        </w:rPr>
        <w:t xml:space="preserve">ing </w:t>
      </w:r>
      <w:r w:rsidR="180C5E49" w:rsidRPr="5A4B04F8">
        <w:rPr>
          <w:rFonts w:ascii="Times New Roman" w:hAnsi="Times New Roman" w:cs="Times New Roman"/>
          <w:sz w:val="28"/>
          <w:szCs w:val="28"/>
        </w:rPr>
        <w:t xml:space="preserve">extinction </w:t>
      </w:r>
      <w:r w:rsidR="6FC7B82E" w:rsidRPr="5A4B04F8">
        <w:rPr>
          <w:rFonts w:ascii="Times New Roman" w:hAnsi="Times New Roman" w:cs="Times New Roman"/>
          <w:sz w:val="28"/>
          <w:szCs w:val="28"/>
        </w:rPr>
        <w:t xml:space="preserve">from </w:t>
      </w:r>
      <w:r w:rsidR="180C5E49" w:rsidRPr="5A4B04F8">
        <w:rPr>
          <w:rFonts w:ascii="Times New Roman" w:hAnsi="Times New Roman" w:cs="Times New Roman"/>
          <w:sz w:val="28"/>
          <w:szCs w:val="28"/>
        </w:rPr>
        <w:t>stochastic event</w:t>
      </w:r>
      <w:r w:rsidR="2BE21210" w:rsidRPr="5A4B04F8">
        <w:rPr>
          <w:rFonts w:ascii="Times New Roman" w:hAnsi="Times New Roman" w:cs="Times New Roman"/>
          <w:sz w:val="28"/>
          <w:szCs w:val="28"/>
        </w:rPr>
        <w:t>s,</w:t>
      </w:r>
      <w:r w:rsidR="180C5E49" w:rsidRPr="5A4B04F8">
        <w:rPr>
          <w:rFonts w:ascii="Times New Roman" w:hAnsi="Times New Roman" w:cs="Times New Roman"/>
          <w:sz w:val="28"/>
          <w:szCs w:val="28"/>
        </w:rPr>
        <w:t xml:space="preserve"> such as drift and random environmental fluctuations</w:t>
      </w:r>
      <w:r w:rsidR="6FC7B82E" w:rsidRPr="5A4B04F8">
        <w:rPr>
          <w:rFonts w:ascii="Times New Roman" w:hAnsi="Times New Roman" w:cs="Times New Roman"/>
          <w:sz w:val="28"/>
          <w:szCs w:val="28"/>
        </w:rPr>
        <w:t xml:space="preserve">, a risk </w:t>
      </w:r>
      <w:r w:rsidR="0D84E735" w:rsidRPr="5A4B04F8">
        <w:rPr>
          <w:rFonts w:ascii="Times New Roman" w:hAnsi="Times New Roman" w:cs="Times New Roman"/>
          <w:sz w:val="28"/>
          <w:szCs w:val="28"/>
        </w:rPr>
        <w:t xml:space="preserve">that </w:t>
      </w:r>
      <w:r w:rsidR="1E9A637B" w:rsidRPr="5A4B04F8">
        <w:rPr>
          <w:rFonts w:ascii="Times New Roman" w:hAnsi="Times New Roman" w:cs="Times New Roman"/>
          <w:sz w:val="28"/>
          <w:szCs w:val="28"/>
        </w:rPr>
        <w:t>is greater for smaller populations</w:t>
      </w:r>
      <w:r w:rsidR="180C5E49" w:rsidRPr="5A4B04F8">
        <w:rPr>
          <w:rFonts w:ascii="Times New Roman" w:hAnsi="Times New Roman" w:cs="Times New Roman"/>
          <w:sz w:val="28"/>
          <w:szCs w:val="28"/>
        </w:rPr>
        <w:t xml:space="preserve"> </w:t>
      </w:r>
      <w:r w:rsidR="4E338984" w:rsidRPr="5A4B04F8">
        <w:rPr>
          <w:rFonts w:ascii="Times New Roman" w:hAnsi="Times New Roman" w:cs="Times New Roman"/>
          <w:sz w:val="28"/>
          <w:szCs w:val="28"/>
        </w:rPr>
        <w:t>(</w:t>
      </w:r>
      <w:proofErr w:type="spellStart"/>
      <w:r w:rsidR="4E338984" w:rsidRPr="5A4B04F8">
        <w:rPr>
          <w:rFonts w:ascii="Times New Roman" w:hAnsi="Times New Roman" w:cs="Times New Roman"/>
          <w:sz w:val="28"/>
          <w:szCs w:val="28"/>
        </w:rPr>
        <w:t>Orrock</w:t>
      </w:r>
      <w:proofErr w:type="spellEnd"/>
      <w:r w:rsidR="4E338984" w:rsidRPr="5A4B04F8">
        <w:rPr>
          <w:rFonts w:ascii="Times New Roman" w:hAnsi="Times New Roman" w:cs="Times New Roman"/>
          <w:sz w:val="28"/>
          <w:szCs w:val="28"/>
        </w:rPr>
        <w:t xml:space="preserve"> and Watling 2010, Gilbert and Levine 2017).</w:t>
      </w:r>
      <w:r w:rsidR="33B550E8" w:rsidRPr="5A4B04F8">
        <w:rPr>
          <w:rFonts w:ascii="Times New Roman" w:hAnsi="Times New Roman" w:cs="Times New Roman"/>
          <w:sz w:val="28"/>
          <w:szCs w:val="28"/>
        </w:rPr>
        <w:t xml:space="preserve"> L</w:t>
      </w:r>
      <w:r w:rsidR="5319D770" w:rsidRPr="5A4B04F8">
        <w:rPr>
          <w:rFonts w:ascii="Times New Roman" w:hAnsi="Times New Roman" w:cs="Times New Roman"/>
          <w:sz w:val="28"/>
          <w:szCs w:val="28"/>
        </w:rPr>
        <w:t xml:space="preserve">arger patches tend to support larger population sizes by providing more physical space and incorporating more individuals from the landscape </w:t>
      </w:r>
      <w:r w:rsidRPr="5A4B04F8">
        <w:rPr>
          <w:rFonts w:ascii="Times New Roman" w:hAnsi="Times New Roman" w:cs="Times New Roman"/>
        </w:rPr>
        <w:fldChar w:fldCharType="begin"/>
      </w:r>
      <w:r w:rsidRPr="5A4B04F8">
        <w:rPr>
          <w:rFonts w:ascii="Times New Roman" w:hAnsi="Times New Roman" w:cs="Times New Roman"/>
        </w:rPr>
        <w:instrText xml:space="preserve"> ADDIN ZOTERO_ITEM CSL_CITATION {"citationID":"jVO4MNJO","properties":{"formattedCitation":"(Wright 1983)","plainCitation":"(Wright 1983)","noteIndex":0},"citationItems":[{"id":4166,"uris":["http://zotero.org/users/9060408/items/7IUR9AHD"],"itemData":{"id":4166,"type":"article-journal","container-title":"Oikos","issue":"3","page":"496-506","title":"Species-energy theory: an extension of species-area theory","volume":"41","author":[{"family":"Wright","given":"David Hamilton"}],"issued":{"date-parts":[["1983"]]}}}],"schema":"https://github.com/citation-style-language/schema/raw/master/csl-citation.json"} </w:instrText>
      </w:r>
      <w:r w:rsidRPr="5A4B04F8">
        <w:rPr>
          <w:rFonts w:ascii="Times New Roman" w:hAnsi="Times New Roman" w:cs="Times New Roman"/>
        </w:rPr>
        <w:fldChar w:fldCharType="separate"/>
      </w:r>
      <w:r w:rsidR="153586B8" w:rsidRPr="5A4B04F8">
        <w:rPr>
          <w:rFonts w:ascii="Times New Roman" w:hAnsi="Times New Roman" w:cs="Times New Roman"/>
          <w:sz w:val="28"/>
          <w:szCs w:val="28"/>
        </w:rPr>
        <w:t>(Wright 1983)</w:t>
      </w:r>
      <w:r w:rsidRPr="5A4B04F8">
        <w:rPr>
          <w:rFonts w:ascii="Times New Roman" w:hAnsi="Times New Roman" w:cs="Times New Roman"/>
        </w:rPr>
        <w:fldChar w:fldCharType="end"/>
      </w:r>
      <w:r w:rsidR="153586B8" w:rsidRPr="5A4B04F8">
        <w:rPr>
          <w:rFonts w:ascii="Times New Roman" w:hAnsi="Times New Roman" w:cs="Times New Roman"/>
          <w:sz w:val="28"/>
          <w:szCs w:val="28"/>
        </w:rPr>
        <w:t xml:space="preserve"> </w:t>
      </w:r>
      <w:r w:rsidR="7176F58F" w:rsidRPr="5A4B04F8">
        <w:rPr>
          <w:rFonts w:ascii="Times New Roman" w:hAnsi="Times New Roman" w:cs="Times New Roman"/>
          <w:sz w:val="28"/>
          <w:szCs w:val="28"/>
        </w:rPr>
        <w:t>and/</w:t>
      </w:r>
      <w:r w:rsidR="153586B8" w:rsidRPr="5A4B04F8">
        <w:rPr>
          <w:rFonts w:ascii="Times New Roman" w:hAnsi="Times New Roman" w:cs="Times New Roman"/>
          <w:sz w:val="28"/>
          <w:szCs w:val="28"/>
        </w:rPr>
        <w:t xml:space="preserve">or by </w:t>
      </w:r>
      <w:r w:rsidR="21557D68" w:rsidRPr="5A4B04F8">
        <w:rPr>
          <w:rFonts w:ascii="Times New Roman" w:hAnsi="Times New Roman" w:cs="Times New Roman"/>
          <w:sz w:val="28"/>
          <w:szCs w:val="28"/>
        </w:rPr>
        <w:t>fostering</w:t>
      </w:r>
      <w:r w:rsidR="153586B8" w:rsidRPr="5A4B04F8">
        <w:rPr>
          <w:rFonts w:ascii="Times New Roman" w:hAnsi="Times New Roman" w:cs="Times New Roman"/>
          <w:sz w:val="28"/>
          <w:szCs w:val="28"/>
        </w:rPr>
        <w:t xml:space="preserve"> higher demographic rates </w:t>
      </w:r>
      <w:r w:rsidRPr="5A4B04F8">
        <w:rPr>
          <w:rFonts w:ascii="Times New Roman" w:hAnsi="Times New Roman" w:cs="Times New Roman"/>
        </w:rPr>
        <w:fldChar w:fldCharType="begin"/>
      </w:r>
      <w:r w:rsidRPr="5A4B04F8">
        <w:rPr>
          <w:rFonts w:ascii="Times New Roman" w:hAnsi="Times New Roman" w:cs="Times New Roman"/>
        </w:rPr>
        <w:instrText xml:space="preserve"> ADDIN ZOTERO_ITEM CSL_CITATION {"citationID":"NpThIOg4","properties":{"formattedCitation":"(Chase et al. 2020a)","plainCitation":"(Chase et al. 2020a)","noteIndex":0},"citationItems":[{"id":11768,"uris":["http://zotero.org/users/9060408/items/KXI5IZXM"],"itemData":{"id":11768,"type":"article-journal","container-title":"Nature","DOI":"10.1038/s41586-020-2531-2","ISSN":"0028-0836, 1476-4687","issue":"7820","journalAbbreviation":"Nature","language":"en","page":"238-243","source":"DOI.org (Crossref)","title":"Ecosystem decay exacerbates biodiversity loss with habitat loss","volume":"584","author":[{"family":"Chase","given":"Jonathan M."},{"family":"Blowes","given":"Shane A."},{"family":"Knight","given":"Tiffany M."},{"family":"Gerstner","given":"Katharina"},{"family":"May","given":"Felix"}],"issued":{"date-parts":[["2020",8,13]]}}}],"schema":"https://github.com/citation-style-language/schema/raw/master/csl-citation.json"} </w:instrText>
      </w:r>
      <w:r w:rsidRPr="5A4B04F8">
        <w:rPr>
          <w:rFonts w:ascii="Times New Roman" w:hAnsi="Times New Roman" w:cs="Times New Roman"/>
        </w:rPr>
        <w:fldChar w:fldCharType="separate"/>
      </w:r>
      <w:r w:rsidR="153586B8" w:rsidRPr="5A4B04F8">
        <w:rPr>
          <w:rFonts w:ascii="Times New Roman" w:hAnsi="Times New Roman" w:cs="Times New Roman"/>
          <w:sz w:val="28"/>
          <w:szCs w:val="28"/>
        </w:rPr>
        <w:t>(Chase et al. 2020a)</w:t>
      </w:r>
      <w:r w:rsidRPr="5A4B04F8">
        <w:rPr>
          <w:rFonts w:ascii="Times New Roman" w:hAnsi="Times New Roman" w:cs="Times New Roman"/>
        </w:rPr>
        <w:fldChar w:fldCharType="end"/>
      </w:r>
      <w:r w:rsidR="169FB415" w:rsidRPr="5A4B04F8">
        <w:rPr>
          <w:rFonts w:ascii="Times New Roman" w:hAnsi="Times New Roman" w:cs="Times New Roman"/>
          <w:sz w:val="28"/>
          <w:szCs w:val="28"/>
        </w:rPr>
        <w:t>.</w:t>
      </w:r>
      <w:r w:rsidR="7DEA1DC1" w:rsidRPr="5A4B04F8">
        <w:rPr>
          <w:rFonts w:ascii="Times New Roman" w:hAnsi="Times New Roman" w:cs="Times New Roman"/>
          <w:sz w:val="28"/>
          <w:szCs w:val="28"/>
        </w:rPr>
        <w:t xml:space="preserve"> </w:t>
      </w:r>
      <w:r w:rsidR="25E28A86" w:rsidRPr="5A4B04F8">
        <w:rPr>
          <w:rFonts w:ascii="Times New Roman" w:hAnsi="Times New Roman" w:cs="Times New Roman"/>
          <w:sz w:val="28"/>
          <w:szCs w:val="28"/>
        </w:rPr>
        <w:t>However, w</w:t>
      </w:r>
      <w:r w:rsidR="783193EB" w:rsidRPr="5A4B04F8">
        <w:rPr>
          <w:rFonts w:ascii="Times New Roman" w:hAnsi="Times New Roman" w:cs="Times New Roman"/>
          <w:sz w:val="28"/>
          <w:szCs w:val="28"/>
        </w:rPr>
        <w:t>hen restoration resources are limited, t</w:t>
      </w:r>
      <w:r w:rsidR="7DEA1DC1" w:rsidRPr="5A4B04F8">
        <w:rPr>
          <w:rFonts w:ascii="Times New Roman" w:hAnsi="Times New Roman" w:cs="Times New Roman"/>
          <w:sz w:val="28"/>
          <w:szCs w:val="28"/>
        </w:rPr>
        <w:t>he gain in local biodiversity</w:t>
      </w:r>
      <w:r w:rsidR="5045FEBA" w:rsidRPr="5A4B04F8">
        <w:rPr>
          <w:rFonts w:ascii="Times New Roman" w:hAnsi="Times New Roman" w:cs="Times New Roman"/>
          <w:sz w:val="28"/>
          <w:szCs w:val="28"/>
        </w:rPr>
        <w:t xml:space="preserve"> by </w:t>
      </w:r>
      <w:r w:rsidR="783193EB" w:rsidRPr="5A4B04F8">
        <w:rPr>
          <w:rFonts w:ascii="Times New Roman" w:hAnsi="Times New Roman" w:cs="Times New Roman"/>
          <w:sz w:val="28"/>
          <w:szCs w:val="28"/>
        </w:rPr>
        <w:t>adding habitat to existing patches</w:t>
      </w:r>
      <w:r w:rsidR="7DEA1DC1" w:rsidRPr="5A4B04F8">
        <w:rPr>
          <w:rFonts w:ascii="Times New Roman" w:hAnsi="Times New Roman" w:cs="Times New Roman"/>
          <w:sz w:val="28"/>
          <w:szCs w:val="28"/>
        </w:rPr>
        <w:t xml:space="preserve"> </w:t>
      </w:r>
      <w:r w:rsidR="15C01161" w:rsidRPr="5A4B04F8">
        <w:rPr>
          <w:rFonts w:ascii="Times New Roman" w:hAnsi="Times New Roman" w:cs="Times New Roman"/>
          <w:sz w:val="28"/>
          <w:szCs w:val="28"/>
        </w:rPr>
        <w:t xml:space="preserve">must be traded-off </w:t>
      </w:r>
      <w:r w:rsidR="1225E49F" w:rsidRPr="5A4B04F8">
        <w:rPr>
          <w:rFonts w:ascii="Times New Roman" w:hAnsi="Times New Roman" w:cs="Times New Roman"/>
          <w:sz w:val="28"/>
          <w:szCs w:val="28"/>
        </w:rPr>
        <w:t>with</w:t>
      </w:r>
      <w:r w:rsidR="15C01161" w:rsidRPr="5A4B04F8">
        <w:rPr>
          <w:rFonts w:ascii="Times New Roman" w:hAnsi="Times New Roman" w:cs="Times New Roman"/>
          <w:sz w:val="28"/>
          <w:szCs w:val="28"/>
        </w:rPr>
        <w:t xml:space="preserve"> </w:t>
      </w:r>
      <w:r w:rsidR="1225E49F" w:rsidRPr="5A4B04F8">
        <w:rPr>
          <w:rFonts w:ascii="Times New Roman" w:hAnsi="Times New Roman" w:cs="Times New Roman"/>
          <w:sz w:val="28"/>
          <w:szCs w:val="28"/>
        </w:rPr>
        <w:t xml:space="preserve">increasing regional diversity </w:t>
      </w:r>
      <w:r w:rsidR="4BEAC943" w:rsidRPr="5A4B04F8">
        <w:rPr>
          <w:rFonts w:ascii="Times New Roman" w:hAnsi="Times New Roman" w:cs="Times New Roman"/>
          <w:sz w:val="28"/>
          <w:szCs w:val="28"/>
        </w:rPr>
        <w:t>by</w:t>
      </w:r>
      <w:r w:rsidR="1225E49F" w:rsidRPr="5A4B04F8">
        <w:rPr>
          <w:rFonts w:ascii="Times New Roman" w:hAnsi="Times New Roman" w:cs="Times New Roman"/>
          <w:sz w:val="28"/>
          <w:szCs w:val="28"/>
        </w:rPr>
        <w:t xml:space="preserve"> </w:t>
      </w:r>
      <w:r w:rsidR="086B2F91" w:rsidRPr="5A4B04F8">
        <w:rPr>
          <w:rFonts w:ascii="Times New Roman" w:hAnsi="Times New Roman" w:cs="Times New Roman"/>
          <w:sz w:val="28"/>
          <w:szCs w:val="28"/>
        </w:rPr>
        <w:t xml:space="preserve">restoring </w:t>
      </w:r>
      <w:r w:rsidR="56DEEFEC" w:rsidRPr="5A4B04F8">
        <w:rPr>
          <w:rFonts w:ascii="Times New Roman" w:hAnsi="Times New Roman" w:cs="Times New Roman"/>
          <w:sz w:val="28"/>
          <w:szCs w:val="28"/>
        </w:rPr>
        <w:t xml:space="preserve">patches that are </w:t>
      </w:r>
      <w:r w:rsidR="086B2F91" w:rsidRPr="5A4B04F8">
        <w:rPr>
          <w:rFonts w:ascii="Times New Roman" w:hAnsi="Times New Roman" w:cs="Times New Roman"/>
          <w:sz w:val="28"/>
          <w:szCs w:val="28"/>
        </w:rPr>
        <w:t xml:space="preserve">more </w:t>
      </w:r>
      <w:r w:rsidR="56DEEFEC" w:rsidRPr="5A4B04F8">
        <w:rPr>
          <w:rFonts w:ascii="Times New Roman" w:hAnsi="Times New Roman" w:cs="Times New Roman"/>
          <w:sz w:val="28"/>
          <w:szCs w:val="28"/>
        </w:rPr>
        <w:t xml:space="preserve">environmentally </w:t>
      </w:r>
      <w:r w:rsidR="086B2F91" w:rsidRPr="5A4B04F8">
        <w:rPr>
          <w:rFonts w:ascii="Times New Roman" w:hAnsi="Times New Roman" w:cs="Times New Roman"/>
          <w:sz w:val="28"/>
          <w:szCs w:val="28"/>
        </w:rPr>
        <w:t>distinct</w:t>
      </w:r>
      <w:r w:rsidR="1225E49F" w:rsidRPr="5A4B04F8">
        <w:rPr>
          <w:rFonts w:ascii="Times New Roman" w:hAnsi="Times New Roman" w:cs="Times New Roman"/>
          <w:sz w:val="28"/>
          <w:szCs w:val="28"/>
        </w:rPr>
        <w:t xml:space="preserve"> but smaller</w:t>
      </w:r>
      <w:r w:rsidR="1834DD25" w:rsidRPr="5A4B04F8">
        <w:rPr>
          <w:rFonts w:ascii="Times New Roman" w:hAnsi="Times New Roman" w:cs="Times New Roman"/>
          <w:sz w:val="28"/>
          <w:szCs w:val="28"/>
        </w:rPr>
        <w:t xml:space="preserve"> </w:t>
      </w:r>
      <w:r w:rsidRPr="5A4B04F8">
        <w:rPr>
          <w:rFonts w:ascii="Times New Roman" w:hAnsi="Times New Roman" w:cs="Times New Roman"/>
        </w:rPr>
        <w:fldChar w:fldCharType="begin"/>
      </w:r>
      <w:r w:rsidRPr="5A4B04F8">
        <w:rPr>
          <w:rFonts w:ascii="Times New Roman" w:hAnsi="Times New Roman" w:cs="Times New Roman"/>
        </w:rPr>
        <w:instrText xml:space="preserve"> ADDIN ZOTERO_ITEM CSL_CITATION {"citationID":"1x95ze6o","properties":{"formattedCitation":"(Margules and Pressey 2000, Fahrig et al. 2022, Riva and Fahrig 2022, 2023)","plainCitation":"(Margules and Pressey 2000, Fahrig et al. 2022, Riva and Fahrig 2022, 2023)","noteIndex":0},"citationItems":[{"id":9012,"uris":["http://zotero.org/users/9060408/items/7DMJX3IS"],"itemData":{"id":9012,"type":"article-journal","container-title":"Nature","language":"en","page":"243-253","source":"Zotero","title":"Systematic conservation planning","volume":"405","author":[{"family":"Margules","given":"C R"},{"family":"Pressey","given":"R L"}],"issued":{"date-parts":[["2000"]]}}},{"id":8846,"uris":["http://zotero.org/users/9060408/items/3AJVDCN3"],"itemData":{"id":8846,"type":"article-journal","container-title":"Biological Reviews","DOI":"10.1111/brv.12792","ISSN":"1464-7931, 1469-185X","issue":"1","journalAbbreviation":"Biological Reviews","language":"en","page":"99-114","source":"DOI.org (Crossref)","title":"Resolving the &lt;span style=\"font-variant:small-caps;\"&gt;SLOSS&lt;/span&gt; dilemma for biodiversity conservation: a research agenda","title-short":"Resolving the &lt;span style=\"font-variant","volume":"97","author":[{"family":"Fahrig","given":"Lenore"},{"family":"Watling","given":"James I."},{"family":"Arnillas","given":"Carlos Alberto"},{"family":"Arroyo‐Rodríguez","given":"Víctor"},{"family":"Jörger‐Hickfang","given":"Theresa"},{"family":"Müller","given":"Jörg"},{"family":"Pereira","given":"Henrique M."},{"family":"Riva","given":"Federico"},{"family":"Rösch","given":"Verena"},{"family":"Seibold","given":"Sebastian"},{"family":"Tscharntke","given":"Teja"},{"family":"May","given":"Felix"}],"issued":{"date-parts":[["2022",2]]}}},{"id":7058,"uris":["http://zotero.org/users/9060408/items/KHS6B6U3"],"itemData":{"id":7058,"type":"article-journal","container-title":"Ecology Letters","DOI":"10.1111/ele.14145","ISSN":"1461-023X, 1461-0248","journalAbbreviation":"Ecology Letters","language":"en","page":"ele.14145","source":"DOI.org (Crossref)","title":"Landscape‐scale habitat fragmentation is positively related to biodiversity, despite patch‐scale ecosystem decay","author":[{"family":"Riva","given":"Federico"},{"family":"Fahrig","given":"Lenore"}],"issued":{"date-parts":[["2022",12,5]]}}},{"id":8478,"uris":["http://zotero.org/users/9060408/items/U3BH4WEV"],"itemData":{"id":8478,"type":"article-journal","abstract":"Minimum patch size criteria for habitat protection reﬂect the conservation principle that a single large (SL) patch of habitat has higher biodiversity than several small (SS) patches of the same total area (SL &gt; SS). Nonetheless, this principle is often incorrect, and biodiversity conservation requires placing more emphasis on protection of large numbers of small patches (SS &gt; SL). We used a global database reporting the abundances of species across hundreds of patches to assess the SL &gt; SS principle in systems where small patches are much smaller than the typical minimum patch size criteria applied for biodiversity conservation (i.e., </w:instrText>
      </w:r>
      <w:r w:rsidRPr="5A4B04F8">
        <w:rPr>
          <w:rFonts w:ascii="Cambria Math" w:hAnsi="Cambria Math" w:cs="Cambria Math"/>
        </w:rPr>
        <w:instrText>∼</w:instrText>
      </w:r>
      <w:r w:rsidRPr="5A4B04F8">
        <w:rPr>
          <w:rFonts w:ascii="Times New Roman" w:hAnsi="Times New Roman" w:cs="Times New Roman"/>
        </w:rPr>
        <w:instrText xml:space="preserve">85% of patches &lt;100 ha). The 76 metacommunities we examined included 4401 species in 1190 patches. From each metacommunity, we resampled species–area accumulation curves to evaluate how biodiversity responded to habitat existing as a few large patches or as many small patches. Counter to the SL &gt; SS principle and consistent with previous syntheses, species richness accumulated more rapidly when adding several small patches (45.2% SS &gt; SL vs. 19.9% SL &gt; SS) to reach the same cumulative area, even for the very small patches in our data set. Responses of taxa to habitat fragmentation differed, which suggests that when a given total area of habitat is to be protected, overall biodiversity conservation will be most effective if that habitat is composed of as many small patches as possible, plus a few large ones. Because minimum patch size criteria often require larger patches than the small patches we examined, our results suggest that such criteria hinder efforts to protect biodiversity.","container-title":"Conservation Biology","DOI":"10.1111/cobi.14092","ISSN":"0888-8892, 1523-1739","journalAbbreviation":"Conservation Biology","language":"en","page":"e14092","source":"DOI.org (Crossref)","title":"Obstruction of biodiversity conservation by minimum patch size criteria","author":[{"family":"Riva","given":"Federico"},{"family":"Fahrig","given":"Lenore"}],"issued":{"date-parts":[["2023",6,6]]}}}],"schema":"https://github.com/citation-style-language/schema/raw/master/csl-citation.json"} </w:instrText>
      </w:r>
      <w:r w:rsidRPr="5A4B04F8">
        <w:rPr>
          <w:rFonts w:ascii="Times New Roman" w:hAnsi="Times New Roman" w:cs="Times New Roman"/>
        </w:rPr>
        <w:fldChar w:fldCharType="separate"/>
      </w:r>
      <w:r w:rsidR="1834DD25" w:rsidRPr="5A4B04F8">
        <w:rPr>
          <w:rFonts w:ascii="Times New Roman" w:hAnsi="Times New Roman" w:cs="Times New Roman"/>
          <w:sz w:val="28"/>
          <w:szCs w:val="28"/>
        </w:rPr>
        <w:t>(Margules and Pressey 2000, Fahrig et al. 2022, Riva and Fahrig 2022, 2023)</w:t>
      </w:r>
      <w:r w:rsidRPr="5A4B04F8">
        <w:rPr>
          <w:rFonts w:ascii="Times New Roman" w:hAnsi="Times New Roman" w:cs="Times New Roman"/>
        </w:rPr>
        <w:fldChar w:fldCharType="end"/>
      </w:r>
      <w:r w:rsidR="3843C791" w:rsidRPr="5A4B04F8">
        <w:rPr>
          <w:rFonts w:ascii="Times New Roman" w:hAnsi="Times New Roman" w:cs="Times New Roman"/>
          <w:sz w:val="28"/>
          <w:szCs w:val="28"/>
        </w:rPr>
        <w:t>.</w:t>
      </w:r>
      <w:r w:rsidR="15C01161" w:rsidRPr="5A4B04F8">
        <w:rPr>
          <w:rFonts w:ascii="Times New Roman" w:hAnsi="Times New Roman" w:cs="Times New Roman"/>
          <w:sz w:val="28"/>
          <w:szCs w:val="28"/>
        </w:rPr>
        <w:t xml:space="preserve"> </w:t>
      </w:r>
    </w:p>
    <w:p w14:paraId="64373F09" w14:textId="26C01A9F" w:rsidR="5A4B04F8" w:rsidRDefault="5A4B04F8" w:rsidP="5A4B04F8">
      <w:pPr>
        <w:spacing w:after="0"/>
        <w:rPr>
          <w:rFonts w:ascii="Times New Roman" w:hAnsi="Times New Roman" w:cs="Times New Roman"/>
          <w:sz w:val="28"/>
          <w:szCs w:val="28"/>
        </w:rPr>
      </w:pPr>
    </w:p>
    <w:p w14:paraId="4E6CBCF1" w14:textId="6356BCC3" w:rsidR="05BB7126" w:rsidRDefault="05BB7126" w:rsidP="5A4B04F8">
      <w:pPr>
        <w:spacing w:after="0"/>
        <w:rPr>
          <w:rStyle w:val="Heading3Char"/>
          <w:szCs w:val="28"/>
        </w:rPr>
      </w:pPr>
      <w:r w:rsidRPr="5A4B04F8">
        <w:rPr>
          <w:rStyle w:val="Heading3Char"/>
          <w:szCs w:val="28"/>
        </w:rPr>
        <w:t>Connectivity</w:t>
      </w:r>
    </w:p>
    <w:p w14:paraId="591E37D8" w14:textId="7161C526" w:rsidR="2BE9AB30" w:rsidRDefault="2BE9AB30" w:rsidP="5A4B04F8">
      <w:pPr>
        <w:spacing w:after="0"/>
        <w:rPr>
          <w:rFonts w:ascii="Times New Roman" w:hAnsi="Times New Roman" w:cs="Times New Roman"/>
          <w:sz w:val="28"/>
          <w:szCs w:val="28"/>
        </w:rPr>
      </w:pPr>
      <w:r w:rsidRPr="5A4B04F8">
        <w:rPr>
          <w:rFonts w:ascii="Times New Roman" w:hAnsi="Times New Roman" w:cs="Times New Roman"/>
          <w:sz w:val="28"/>
          <w:szCs w:val="28"/>
        </w:rPr>
        <w:t>If restoration facilitates the movement and dispersal of individuals</w:t>
      </w:r>
      <w:r w:rsidR="6DC27C01" w:rsidRPr="5A4B04F8">
        <w:rPr>
          <w:rFonts w:ascii="Times New Roman" w:hAnsi="Times New Roman" w:cs="Times New Roman"/>
          <w:sz w:val="28"/>
          <w:szCs w:val="28"/>
        </w:rPr>
        <w:t>,</w:t>
      </w:r>
      <w:r w:rsidRPr="5A4B04F8">
        <w:rPr>
          <w:rFonts w:ascii="Times New Roman" w:hAnsi="Times New Roman" w:cs="Times New Roman"/>
          <w:sz w:val="28"/>
          <w:szCs w:val="28"/>
        </w:rPr>
        <w:t xml:space="preserve"> then there is the potential to increase biodiversity both locally and for the landscape. </w:t>
      </w:r>
      <w:r w:rsidR="61FAC626" w:rsidRPr="5A4B04F8">
        <w:rPr>
          <w:rFonts w:ascii="Times New Roman" w:hAnsi="Times New Roman" w:cs="Times New Roman"/>
          <w:sz w:val="28"/>
          <w:szCs w:val="28"/>
        </w:rPr>
        <w:t>Immigration of individuals into habitat patches can increase p</w:t>
      </w:r>
      <w:r w:rsidR="6CBF1F82" w:rsidRPr="5A4B04F8">
        <w:rPr>
          <w:rFonts w:ascii="Times New Roman" w:hAnsi="Times New Roman" w:cs="Times New Roman"/>
          <w:sz w:val="28"/>
          <w:szCs w:val="28"/>
        </w:rPr>
        <w:t>opul</w:t>
      </w:r>
      <w:r w:rsidR="66E7FA6E" w:rsidRPr="5A4B04F8">
        <w:rPr>
          <w:rFonts w:ascii="Times New Roman" w:hAnsi="Times New Roman" w:cs="Times New Roman"/>
          <w:sz w:val="28"/>
          <w:szCs w:val="28"/>
        </w:rPr>
        <w:t>ation sizes</w:t>
      </w:r>
      <w:r w:rsidR="24462E30" w:rsidRPr="5A4B04F8">
        <w:rPr>
          <w:rFonts w:ascii="Times New Roman" w:hAnsi="Times New Roman" w:cs="Times New Roman"/>
          <w:sz w:val="28"/>
          <w:szCs w:val="28"/>
        </w:rPr>
        <w:t>,</w:t>
      </w:r>
      <w:r w:rsidR="66E7FA6E" w:rsidRPr="5A4B04F8">
        <w:rPr>
          <w:rFonts w:ascii="Times New Roman" w:hAnsi="Times New Roman" w:cs="Times New Roman"/>
          <w:sz w:val="28"/>
          <w:szCs w:val="28"/>
        </w:rPr>
        <w:t xml:space="preserve"> </w:t>
      </w:r>
      <w:r w:rsidR="65991DB9" w:rsidRPr="5A4B04F8">
        <w:rPr>
          <w:rFonts w:ascii="Times New Roman" w:hAnsi="Times New Roman" w:cs="Times New Roman"/>
          <w:sz w:val="28"/>
          <w:szCs w:val="28"/>
        </w:rPr>
        <w:t>reducing</w:t>
      </w:r>
      <w:r w:rsidR="51B608EE" w:rsidRPr="5A4B04F8">
        <w:rPr>
          <w:rFonts w:ascii="Times New Roman" w:hAnsi="Times New Roman" w:cs="Times New Roman"/>
          <w:sz w:val="28"/>
          <w:szCs w:val="28"/>
        </w:rPr>
        <w:t xml:space="preserve"> extinction risk </w:t>
      </w:r>
      <w:r w:rsidR="66718060" w:rsidRPr="5A4B04F8">
        <w:rPr>
          <w:rFonts w:ascii="Times New Roman" w:hAnsi="Times New Roman" w:cs="Times New Roman"/>
          <w:sz w:val="28"/>
          <w:szCs w:val="28"/>
        </w:rPr>
        <w:t xml:space="preserve">(Pulliam 1988, </w:t>
      </w:r>
      <w:proofErr w:type="spellStart"/>
      <w:r w:rsidR="66718060" w:rsidRPr="5A4B04F8">
        <w:rPr>
          <w:rFonts w:ascii="Times New Roman" w:hAnsi="Times New Roman" w:cs="Times New Roman"/>
          <w:sz w:val="28"/>
          <w:szCs w:val="28"/>
        </w:rPr>
        <w:t>Hanski</w:t>
      </w:r>
      <w:proofErr w:type="spellEnd"/>
      <w:r w:rsidR="66718060" w:rsidRPr="5A4B04F8">
        <w:rPr>
          <w:rFonts w:ascii="Times New Roman" w:hAnsi="Times New Roman" w:cs="Times New Roman"/>
          <w:sz w:val="28"/>
          <w:szCs w:val="28"/>
        </w:rPr>
        <w:t xml:space="preserve"> 1998)</w:t>
      </w:r>
      <w:r w:rsidR="7E89A095" w:rsidRPr="5A4B04F8">
        <w:rPr>
          <w:rFonts w:ascii="Times New Roman" w:hAnsi="Times New Roman" w:cs="Times New Roman"/>
          <w:sz w:val="28"/>
          <w:szCs w:val="28"/>
        </w:rPr>
        <w:t>.</w:t>
      </w:r>
      <w:r w:rsidR="66718060" w:rsidRPr="5A4B04F8">
        <w:rPr>
          <w:rFonts w:ascii="Times New Roman" w:hAnsi="Times New Roman" w:cs="Times New Roman"/>
          <w:sz w:val="28"/>
          <w:szCs w:val="28"/>
        </w:rPr>
        <w:t xml:space="preserve"> </w:t>
      </w:r>
      <w:r w:rsidR="623BCC5D" w:rsidRPr="5A4B04F8">
        <w:rPr>
          <w:rFonts w:ascii="Times New Roman" w:hAnsi="Times New Roman" w:cs="Times New Roman"/>
          <w:sz w:val="28"/>
          <w:szCs w:val="28"/>
        </w:rPr>
        <w:t xml:space="preserve">Likewise, </w:t>
      </w:r>
      <w:r w:rsidR="717E2E0F" w:rsidRPr="5A4B04F8">
        <w:rPr>
          <w:rFonts w:ascii="Times New Roman" w:hAnsi="Times New Roman" w:cs="Times New Roman"/>
          <w:sz w:val="28"/>
          <w:szCs w:val="28"/>
        </w:rPr>
        <w:t>individuals produced in optimal environments can colonize, establish, and maintain stable populations in suboptimal environments (</w:t>
      </w:r>
      <w:proofErr w:type="spellStart"/>
      <w:r w:rsidR="717E2E0F" w:rsidRPr="5A4B04F8">
        <w:rPr>
          <w:rFonts w:ascii="Times New Roman" w:hAnsi="Times New Roman" w:cs="Times New Roman"/>
          <w:sz w:val="28"/>
          <w:szCs w:val="28"/>
        </w:rPr>
        <w:t>Leibold</w:t>
      </w:r>
      <w:proofErr w:type="spellEnd"/>
      <w:r w:rsidR="717E2E0F" w:rsidRPr="5A4B04F8">
        <w:rPr>
          <w:rFonts w:ascii="Times New Roman" w:hAnsi="Times New Roman" w:cs="Times New Roman"/>
          <w:sz w:val="28"/>
          <w:szCs w:val="28"/>
        </w:rPr>
        <w:t xml:space="preserve"> et al. 2004).</w:t>
      </w:r>
      <w:r w:rsidR="04FEF5BC" w:rsidRPr="5A4B04F8">
        <w:rPr>
          <w:rFonts w:ascii="Times New Roman" w:hAnsi="Times New Roman" w:cs="Times New Roman"/>
          <w:sz w:val="28"/>
          <w:szCs w:val="28"/>
        </w:rPr>
        <w:t xml:space="preserve"> </w:t>
      </w:r>
      <w:r w:rsidR="181CE0CC" w:rsidRPr="5A4B04F8">
        <w:rPr>
          <w:rFonts w:ascii="Times New Roman" w:eastAsia="Times New Roman" w:hAnsi="Times New Roman" w:cs="Times New Roman"/>
          <w:sz w:val="28"/>
          <w:szCs w:val="28"/>
        </w:rPr>
        <w:t xml:space="preserve">Hence connectivity can increase local biodiversity. </w:t>
      </w:r>
      <w:r w:rsidR="74640CEC" w:rsidRPr="5A4B04F8">
        <w:rPr>
          <w:rFonts w:ascii="Times New Roman" w:eastAsia="Times New Roman" w:hAnsi="Times New Roman" w:cs="Times New Roman"/>
          <w:sz w:val="28"/>
          <w:szCs w:val="28"/>
        </w:rPr>
        <w:t>Connectivity can increase regional diversity i</w:t>
      </w:r>
      <w:r w:rsidR="181CE0CC" w:rsidRPr="5A4B04F8">
        <w:rPr>
          <w:rFonts w:ascii="Times New Roman" w:eastAsia="Times New Roman" w:hAnsi="Times New Roman" w:cs="Times New Roman"/>
          <w:sz w:val="28"/>
          <w:szCs w:val="28"/>
        </w:rPr>
        <w:t>f environmental conditions change slowly over broad gradients</w:t>
      </w:r>
      <w:r w:rsidR="1C0BE08D" w:rsidRPr="5A4B04F8">
        <w:rPr>
          <w:rFonts w:ascii="Times New Roman" w:eastAsia="Times New Roman" w:hAnsi="Times New Roman" w:cs="Times New Roman"/>
          <w:sz w:val="28"/>
          <w:szCs w:val="28"/>
        </w:rPr>
        <w:t xml:space="preserve"> because </w:t>
      </w:r>
      <w:r w:rsidR="440D22FD" w:rsidRPr="5A4B04F8">
        <w:rPr>
          <w:rFonts w:ascii="Times New Roman" w:eastAsia="Times New Roman" w:hAnsi="Times New Roman" w:cs="Times New Roman"/>
          <w:sz w:val="28"/>
          <w:szCs w:val="28"/>
        </w:rPr>
        <w:t xml:space="preserve">individuals may only be able to disperse over short distances, leading to </w:t>
      </w:r>
      <w:r w:rsidR="3BA8CCCF" w:rsidRPr="5A4B04F8">
        <w:rPr>
          <w:rFonts w:ascii="Times New Roman" w:eastAsia="Times New Roman" w:hAnsi="Times New Roman" w:cs="Times New Roman"/>
          <w:sz w:val="28"/>
          <w:szCs w:val="28"/>
        </w:rPr>
        <w:t xml:space="preserve">a landscape consisting </w:t>
      </w:r>
      <w:r w:rsidR="181CE0CC" w:rsidRPr="5A4B04F8">
        <w:rPr>
          <w:rFonts w:ascii="Times New Roman" w:eastAsia="Times New Roman" w:hAnsi="Times New Roman" w:cs="Times New Roman"/>
          <w:sz w:val="28"/>
          <w:szCs w:val="28"/>
        </w:rPr>
        <w:t>of connected patches grouped into unconnected subregions</w:t>
      </w:r>
      <w:r w:rsidR="7CA73D43" w:rsidRPr="5A4B04F8">
        <w:rPr>
          <w:rFonts w:ascii="Times New Roman" w:eastAsia="Times New Roman" w:hAnsi="Times New Roman" w:cs="Times New Roman"/>
          <w:sz w:val="28"/>
          <w:szCs w:val="28"/>
        </w:rPr>
        <w:t xml:space="preserve"> each with a distinct species assemblage</w:t>
      </w:r>
      <w:r w:rsidR="181CE0CC" w:rsidRPr="5A4B04F8">
        <w:rPr>
          <w:rFonts w:ascii="Times New Roman" w:eastAsia="Times New Roman" w:hAnsi="Times New Roman" w:cs="Times New Roman"/>
          <w:sz w:val="28"/>
          <w:szCs w:val="28"/>
        </w:rPr>
        <w:t xml:space="preserve"> (Thompson et al. 2020, Suzuki and </w:t>
      </w:r>
      <w:proofErr w:type="spellStart"/>
      <w:r w:rsidR="181CE0CC" w:rsidRPr="5A4B04F8">
        <w:rPr>
          <w:rFonts w:ascii="Times New Roman" w:eastAsia="Times New Roman" w:hAnsi="Times New Roman" w:cs="Times New Roman"/>
          <w:sz w:val="28"/>
          <w:szCs w:val="28"/>
        </w:rPr>
        <w:t>Economo</w:t>
      </w:r>
      <w:proofErr w:type="spellEnd"/>
      <w:r w:rsidR="181CE0CC" w:rsidRPr="5A4B04F8">
        <w:rPr>
          <w:rFonts w:ascii="Times New Roman" w:eastAsia="Times New Roman" w:hAnsi="Times New Roman" w:cs="Times New Roman"/>
          <w:sz w:val="28"/>
          <w:szCs w:val="28"/>
        </w:rPr>
        <w:t xml:space="preserve"> 2021). </w:t>
      </w:r>
      <w:r w:rsidR="3424AB8E" w:rsidRPr="5A4B04F8">
        <w:rPr>
          <w:rFonts w:ascii="Times New Roman" w:eastAsia="Times New Roman" w:hAnsi="Times New Roman" w:cs="Times New Roman"/>
          <w:sz w:val="28"/>
          <w:szCs w:val="28"/>
        </w:rPr>
        <w:t>In contrast,</w:t>
      </w:r>
      <w:r w:rsidR="1A95FA12" w:rsidRPr="5A4B04F8">
        <w:rPr>
          <w:rFonts w:ascii="Times New Roman" w:eastAsia="Times New Roman" w:hAnsi="Times New Roman" w:cs="Times New Roman"/>
          <w:sz w:val="28"/>
          <w:szCs w:val="28"/>
        </w:rPr>
        <w:t xml:space="preserve"> connectivity can decrease regional diversity </w:t>
      </w:r>
      <w:commentRangeStart w:id="21"/>
      <w:commentRangeStart w:id="22"/>
      <w:commentRangeStart w:id="23"/>
      <w:r w:rsidR="1A95FA12" w:rsidRPr="5A4B04F8">
        <w:rPr>
          <w:rFonts w:ascii="Times New Roman" w:hAnsi="Times New Roman" w:cs="Times New Roman"/>
          <w:sz w:val="28"/>
          <w:szCs w:val="28"/>
        </w:rPr>
        <w:t>i</w:t>
      </w:r>
      <w:r w:rsidR="2BE7F669" w:rsidRPr="5A4B04F8">
        <w:rPr>
          <w:rFonts w:ascii="Times New Roman" w:hAnsi="Times New Roman" w:cs="Times New Roman"/>
          <w:sz w:val="28"/>
          <w:szCs w:val="28"/>
        </w:rPr>
        <w:t xml:space="preserve">f species can </w:t>
      </w:r>
      <w:r w:rsidR="000B72D2" w:rsidRPr="5A4B04F8">
        <w:rPr>
          <w:rFonts w:ascii="Times New Roman" w:hAnsi="Times New Roman" w:cs="Times New Roman"/>
          <w:sz w:val="28"/>
          <w:szCs w:val="28"/>
        </w:rPr>
        <w:t xml:space="preserve">disperse </w:t>
      </w:r>
      <w:r w:rsidR="2BE7F669" w:rsidRPr="5A4B04F8">
        <w:rPr>
          <w:rFonts w:ascii="Times New Roman" w:hAnsi="Times New Roman" w:cs="Times New Roman"/>
          <w:sz w:val="28"/>
          <w:szCs w:val="28"/>
        </w:rPr>
        <w:lastRenderedPageBreak/>
        <w:t>everywhere</w:t>
      </w:r>
      <w:r w:rsidR="4C64612B" w:rsidRPr="5A4B04F8">
        <w:rPr>
          <w:rFonts w:ascii="Times New Roman" w:hAnsi="Times New Roman" w:cs="Times New Roman"/>
          <w:sz w:val="28"/>
          <w:szCs w:val="28"/>
        </w:rPr>
        <w:t>. The</w:t>
      </w:r>
      <w:r w:rsidR="2BE7F669" w:rsidRPr="5A4B04F8">
        <w:rPr>
          <w:rFonts w:ascii="Times New Roman" w:hAnsi="Times New Roman" w:cs="Times New Roman"/>
          <w:sz w:val="28"/>
          <w:szCs w:val="28"/>
        </w:rPr>
        <w:t xml:space="preserve"> entire landscape functions as one large patch</w:t>
      </w:r>
      <w:r w:rsidR="71A819D1" w:rsidRPr="5A4B04F8">
        <w:rPr>
          <w:rFonts w:ascii="Times New Roman" w:hAnsi="Times New Roman" w:cs="Times New Roman"/>
          <w:sz w:val="28"/>
          <w:szCs w:val="28"/>
        </w:rPr>
        <w:t xml:space="preserve"> and t</w:t>
      </w:r>
      <w:r w:rsidR="2BE7F669" w:rsidRPr="5A4B04F8">
        <w:rPr>
          <w:rFonts w:ascii="Times New Roman" w:hAnsi="Times New Roman" w:cs="Times New Roman"/>
          <w:sz w:val="28"/>
          <w:szCs w:val="28"/>
        </w:rPr>
        <w:t>he species adapted to the average environmental conditions outcompete the species fit to the more extreme environments</w:t>
      </w:r>
      <w:r w:rsidR="5974E1B7" w:rsidRPr="5A4B04F8">
        <w:rPr>
          <w:rFonts w:ascii="Times New Roman" w:hAnsi="Times New Roman" w:cs="Times New Roman"/>
          <w:sz w:val="28"/>
          <w:szCs w:val="28"/>
        </w:rPr>
        <w:t xml:space="preserve"> </w:t>
      </w:r>
      <w:r w:rsidRPr="5A4B04F8">
        <w:rPr>
          <w:rFonts w:ascii="Times New Roman" w:hAnsi="Times New Roman" w:cs="Times New Roman"/>
        </w:rPr>
        <w:fldChar w:fldCharType="begin"/>
      </w:r>
      <w:r w:rsidRPr="5A4B04F8">
        <w:rPr>
          <w:rFonts w:ascii="Times New Roman" w:hAnsi="Times New Roman" w:cs="Times New Roman"/>
        </w:rPr>
        <w:instrText xml:space="preserve"> ADDIN ZOTERO_ITEM CSL_CITATION {"citationID":"P9YqkIKT","properties":{"formattedCitation":"(Mouquet and Loreau 2003, Lasky and Keitt 2013)","plainCitation":"(Mouquet and Loreau 2003, Lasky and Keitt 2013)","noteIndex":0},"citationItems":[{"id":9001,"uris":["http://zotero.org/users/9060408/items/J52QCWQ4"],"itemData":{"id":9001,"type":"article-journal","abstract":"We present a model of a source-sink competitive metacommunity, deﬁned as a regional set of communities in which local diversity is maintained by dispersal. Although the conditions of local and regional coexistence have been well deﬁned in such systems, no study has attempted to provide clear predictions of classical community-wide patterns. Here we provide predictions for species richness, species relative abundances, and community-level functional properties (productivity and space occupation) at the local and regional scales as functions of the proportion of dispersal between communities. Local (a) diversity is maximal at an intermediate level of dispersal, whereas between-community (b) and regional (g) diversity decline as dispersal increases because of increased homogenization of the metacommunity. The relationships between local and regional species richness and the species rank abundance distributions are strongly affected by the level of dispersal. Local productivity and space occupation tend to decline as dispersal increases, resulting in either a hump-shaped or a positive relationship between species richness and productivity, depending on the scale considered (local or regional). These effects of dispersal are buffered by decreasing species dispersal success. Our results provide a niche-based alternative to the recent neutral-metacommunity model and have important implications for conservation biology and landscape management.","container-title":"The American Naturalist","DOI":"10.1086/378857","ISSN":"0003-0147, 1537-5323","issue":"5","journalAbbreviation":"The American Naturalist","language":"en","page":"544-557","source":"DOI.org (Crossref)","title":"Community Patterns in Source‐Sink Metacommunities","volume":"162","author":[{"family":"Mouquet","given":"Nicolas"},{"family":"Loreau","given":"Michel"}],"issued":{"date-parts":[["2003",11]]}}},{"id":8861,"uris":["http://zotero.org/users/9060408/items/66RQN6Q4"],"itemData":{"id":8861,"type":"article-journal","abstract":"Researchers have disputed whether a single large habitat reserve will support more species than many small reserves. However, relatively little is known from a theoretical perspective about how reserve size affects competitive communities structured by spatial abiotic gradients. We investigate how reserve size affects theoretical communities whose assembly is governed by dispersal limitation, abiotic niche differentiation, and source-sink dynamics. Simulations were conducted with varying scales of dispersal across landscapes with variable environmental spatial autocorrelation. Landscapes were inhabited by simulated trees with seedling and adult stages. For a ﬁxed total area in reserves, we found that small reserve systems increased the distance between environments dominated by different species, diminishing the effects of source-sink dynamics. As reserve size decreased, environmental limitations to community assembly became stronger, a species richness decreased, and g richness increased. When dispersal occurred across short distances, a large reserve strategy caused greater stochastic community variation, greater a richness, and lower g richness than in small reserve systems. We found that reserve size variation trades off between preserving different aspects of natural communities, including a diversity versus g diversity. Optimal reserve size will depend on the importance of source-sink dynamics and the value placed on different characteristics of natural communities. Anthropogenic changes to the size and separation of remnant habitats can have far-reaching effects on community structure and assembly.","container-title":"The American Naturalist","DOI":"10.1086/673205","ISSN":"0003-0147, 1537-5323","issue":"5","journalAbbreviation":"The American Naturalist","language":"en","page":"E142-E160","source":"DOI.org (Crossref)","title":"Reserve Size and Fragmentation Alter Community Assembly, Diversity, and Dynamics","volume":"182","author":[{"family":"Lasky","given":"Jesse R."},{"family":"Keitt","given":"Timothy H."}],"issued":{"date-parts":[["2013",11]]}}}],"schema":"https://github.com/citation-style-language/schema/raw/master/csl-citation.json"} </w:instrText>
      </w:r>
      <w:r w:rsidRPr="5A4B04F8">
        <w:rPr>
          <w:rFonts w:ascii="Times New Roman" w:hAnsi="Times New Roman" w:cs="Times New Roman"/>
        </w:rPr>
        <w:fldChar w:fldCharType="separate"/>
      </w:r>
      <w:r w:rsidR="2BE7F669" w:rsidRPr="5A4B04F8">
        <w:rPr>
          <w:rFonts w:ascii="Times New Roman" w:hAnsi="Times New Roman" w:cs="Times New Roman"/>
          <w:sz w:val="28"/>
          <w:szCs w:val="28"/>
        </w:rPr>
        <w:t>(Mouquet and Loreau 2003, Lasky and Keitt 2013)</w:t>
      </w:r>
      <w:r w:rsidRPr="5A4B04F8">
        <w:rPr>
          <w:rFonts w:ascii="Times New Roman" w:hAnsi="Times New Roman" w:cs="Times New Roman"/>
        </w:rPr>
        <w:fldChar w:fldCharType="end"/>
      </w:r>
      <w:r w:rsidR="2BE7F669" w:rsidRPr="5A4B04F8">
        <w:rPr>
          <w:rFonts w:ascii="Times New Roman" w:hAnsi="Times New Roman" w:cs="Times New Roman"/>
          <w:sz w:val="28"/>
          <w:szCs w:val="28"/>
        </w:rPr>
        <w:t>.</w:t>
      </w:r>
      <w:commentRangeEnd w:id="21"/>
      <w:r>
        <w:rPr>
          <w:rStyle w:val="CommentReference"/>
        </w:rPr>
        <w:commentReference w:id="21"/>
      </w:r>
      <w:commentRangeEnd w:id="22"/>
      <w:r>
        <w:rPr>
          <w:rStyle w:val="CommentReference"/>
        </w:rPr>
        <w:commentReference w:id="22"/>
      </w:r>
      <w:commentRangeEnd w:id="23"/>
      <w:r>
        <w:rPr>
          <w:rStyle w:val="CommentReference"/>
        </w:rPr>
        <w:commentReference w:id="23"/>
      </w:r>
      <w:r w:rsidR="3424AB8E" w:rsidRPr="5A4B04F8">
        <w:rPr>
          <w:rFonts w:ascii="Times New Roman" w:eastAsia="Times New Roman" w:hAnsi="Times New Roman" w:cs="Times New Roman"/>
          <w:sz w:val="28"/>
          <w:szCs w:val="28"/>
        </w:rPr>
        <w:t xml:space="preserve"> </w:t>
      </w:r>
      <w:r w:rsidR="07F805B2" w:rsidRPr="5A4B04F8">
        <w:rPr>
          <w:rFonts w:ascii="Times New Roman" w:hAnsi="Times New Roman" w:cs="Times New Roman"/>
          <w:sz w:val="28"/>
          <w:szCs w:val="28"/>
        </w:rPr>
        <w:t xml:space="preserve">Just what it means for a landscape </w:t>
      </w:r>
      <w:r w:rsidR="5AF2A20A" w:rsidRPr="5A4B04F8">
        <w:rPr>
          <w:rFonts w:ascii="Times New Roman" w:hAnsi="Times New Roman" w:cs="Times New Roman"/>
          <w:sz w:val="28"/>
          <w:szCs w:val="28"/>
        </w:rPr>
        <w:t xml:space="preserve">to be connected depends on the </w:t>
      </w:r>
      <w:r w:rsidR="1F3F51E2" w:rsidRPr="5A4B04F8">
        <w:rPr>
          <w:rFonts w:ascii="Times New Roman" w:hAnsi="Times New Roman" w:cs="Times New Roman"/>
          <w:sz w:val="28"/>
          <w:szCs w:val="28"/>
        </w:rPr>
        <w:t xml:space="preserve">resistance organisms might face </w:t>
      </w:r>
      <w:r w:rsidR="3C0D49DA" w:rsidRPr="5A4B04F8">
        <w:rPr>
          <w:rFonts w:ascii="Times New Roman" w:hAnsi="Times New Roman" w:cs="Times New Roman"/>
          <w:sz w:val="28"/>
          <w:szCs w:val="28"/>
        </w:rPr>
        <w:t>when</w:t>
      </w:r>
      <w:r w:rsidR="1F3F51E2" w:rsidRPr="5A4B04F8">
        <w:rPr>
          <w:rFonts w:ascii="Times New Roman" w:hAnsi="Times New Roman" w:cs="Times New Roman"/>
          <w:sz w:val="28"/>
          <w:szCs w:val="28"/>
        </w:rPr>
        <w:t xml:space="preserve"> having to move through inhospitable environments </w:t>
      </w:r>
      <w:r w:rsidRPr="5A4B04F8">
        <w:rPr>
          <w:rFonts w:ascii="Times New Roman" w:hAnsi="Times New Roman" w:cs="Times New Roman"/>
        </w:rPr>
        <w:fldChar w:fldCharType="begin"/>
      </w:r>
      <w:r w:rsidRPr="5A4B04F8">
        <w:rPr>
          <w:rFonts w:ascii="Times New Roman" w:hAnsi="Times New Roman" w:cs="Times New Roman"/>
        </w:rPr>
        <w:instrText xml:space="preserve"> ADDIN ZOTERO_ITEM CSL_CITATION {"citationID":"IQ6MX1A9","properties":{"formattedCitation":"(McRae et al. 2008)","plainCitation":"(McRae et al. 2008)","noteIndex":0},"citationItems":[{"id":9165,"uris":["http://zotero.org/users/9060408/items/23EK8E6X"],"itemData":{"id":9165,"type":"article-journal","abstract":"Connectivity among populations and habitats is important for a wide range of ecological processes. Understanding, preserving, and restoring connectivity in complex landscapes requires connectivity models and metrics that are reliable, efﬁcient, and process based. We introduce a new class of ecological connectivity models based in electrical circuit theory. Although they have been applied in other disciplines, circuit-theoretic connectivity models are new to ecology. They offer distinct advantages over common analytic connectivity models, including a theoretical basis in random walk theory and an ability to evaluate contributions of multiple dispersal pathways. Resistance, current, and voltage calculated across graphs or raster grids can be related to ecological processes (such as individual movement and gene ﬂow) that occur across large population networks or landscapes. Efﬁcient algorithms can quickly solve networks with millions of nodes, or landscapes with millions of raster cells. Here we review basic circuit theory, discuss relationships between circuit and random walk theories, and describe applications in ecology, evolution, and conservation. We provide examples of how circuit models can be used to predict movement patterns and fates of random walkers in complex landscapes and to identify important habitat patches and movement corridors for conservation planning.","container-title":"Ecology","DOI":"10.1890/07-1861.1","ISSN":"0012-9658","issue":"10","journalAbbreviation":"Ecology","language":"en","page":"2712-2724","source":"DOI.org (Crossref)","title":"Using circuit theory to model connectivity in ecology, evolution, and conservation","volume":"89","author":[{"family":"McRae","given":"Brad H."},{"family":"Dickson","given":"Brett G."},{"family":"Keitt","given":"Timothy H."},{"family":"Shah","given":"Viral B."}],"issued":{"date-parts":[["2008",10]]}}}],"schema":"https://github.com/citation-style-language/schema/raw/master/csl-citation.json"} </w:instrText>
      </w:r>
      <w:r w:rsidRPr="5A4B04F8">
        <w:rPr>
          <w:rFonts w:ascii="Times New Roman" w:hAnsi="Times New Roman" w:cs="Times New Roman"/>
        </w:rPr>
        <w:fldChar w:fldCharType="separate"/>
      </w:r>
      <w:r w:rsidR="1F3F51E2" w:rsidRPr="5A4B04F8">
        <w:rPr>
          <w:rFonts w:ascii="Times New Roman" w:hAnsi="Times New Roman" w:cs="Times New Roman"/>
          <w:sz w:val="28"/>
          <w:szCs w:val="28"/>
        </w:rPr>
        <w:t>(McRae et al. 2008)</w:t>
      </w:r>
      <w:r w:rsidRPr="5A4B04F8">
        <w:rPr>
          <w:rFonts w:ascii="Times New Roman" w:hAnsi="Times New Roman" w:cs="Times New Roman"/>
        </w:rPr>
        <w:fldChar w:fldCharType="end"/>
      </w:r>
      <w:r w:rsidR="69F4E166" w:rsidRPr="5A4B04F8">
        <w:rPr>
          <w:rFonts w:ascii="Times New Roman" w:hAnsi="Times New Roman" w:cs="Times New Roman"/>
          <w:sz w:val="28"/>
          <w:szCs w:val="28"/>
        </w:rPr>
        <w:t xml:space="preserve">. </w:t>
      </w:r>
      <w:r w:rsidR="2E50436E" w:rsidRPr="5A4B04F8">
        <w:rPr>
          <w:rFonts w:ascii="Times New Roman" w:hAnsi="Times New Roman" w:cs="Times New Roman"/>
          <w:sz w:val="28"/>
          <w:szCs w:val="28"/>
        </w:rPr>
        <w:t xml:space="preserve">In the </w:t>
      </w:r>
      <w:proofErr w:type="spellStart"/>
      <w:r w:rsidR="2E50436E" w:rsidRPr="5A4B04F8">
        <w:rPr>
          <w:rFonts w:ascii="Times New Roman" w:hAnsi="Times New Roman" w:cs="Times New Roman"/>
          <w:sz w:val="28"/>
          <w:szCs w:val="28"/>
        </w:rPr>
        <w:t>RestoratiON</w:t>
      </w:r>
      <w:proofErr w:type="spellEnd"/>
      <w:r w:rsidR="2E50436E" w:rsidRPr="5A4B04F8">
        <w:rPr>
          <w:rFonts w:ascii="Times New Roman" w:hAnsi="Times New Roman" w:cs="Times New Roman"/>
          <w:sz w:val="28"/>
          <w:szCs w:val="28"/>
        </w:rPr>
        <w:t xml:space="preserve"> tool, pixels are assigned a resistance value with</w:t>
      </w:r>
      <w:r w:rsidR="092D1763" w:rsidRPr="5A4B04F8">
        <w:rPr>
          <w:rFonts w:ascii="Times New Roman" w:hAnsi="Times New Roman" w:cs="Times New Roman"/>
          <w:sz w:val="28"/>
          <w:szCs w:val="28"/>
        </w:rPr>
        <w:t xml:space="preserve"> low </w:t>
      </w:r>
      <w:r w:rsidR="2025A957" w:rsidRPr="5A4B04F8">
        <w:rPr>
          <w:rFonts w:ascii="Times New Roman" w:hAnsi="Times New Roman" w:cs="Times New Roman"/>
          <w:sz w:val="28"/>
          <w:szCs w:val="28"/>
        </w:rPr>
        <w:t>and</w:t>
      </w:r>
      <w:r w:rsidR="092D1763" w:rsidRPr="5A4B04F8">
        <w:rPr>
          <w:rFonts w:ascii="Times New Roman" w:hAnsi="Times New Roman" w:cs="Times New Roman"/>
          <w:sz w:val="28"/>
          <w:szCs w:val="28"/>
        </w:rPr>
        <w:t xml:space="preserve"> high resistance </w:t>
      </w:r>
      <w:r w:rsidR="2025A957" w:rsidRPr="5A4B04F8">
        <w:rPr>
          <w:rFonts w:ascii="Times New Roman" w:hAnsi="Times New Roman" w:cs="Times New Roman"/>
          <w:sz w:val="28"/>
          <w:szCs w:val="28"/>
        </w:rPr>
        <w:t>corresponding to habitat and non-habitat pixels</w:t>
      </w:r>
      <w:r w:rsidR="23D9596F" w:rsidRPr="5A4B04F8">
        <w:rPr>
          <w:rFonts w:ascii="Times New Roman" w:hAnsi="Times New Roman" w:cs="Times New Roman"/>
          <w:sz w:val="28"/>
          <w:szCs w:val="28"/>
        </w:rPr>
        <w:t>. In addition</w:t>
      </w:r>
      <w:r w:rsidR="2025A957" w:rsidRPr="5A4B04F8">
        <w:rPr>
          <w:rFonts w:ascii="Times New Roman" w:hAnsi="Times New Roman" w:cs="Times New Roman"/>
          <w:sz w:val="28"/>
          <w:szCs w:val="28"/>
        </w:rPr>
        <w:t xml:space="preserve">, </w:t>
      </w:r>
      <w:r w:rsidR="23D9596F" w:rsidRPr="5A4B04F8">
        <w:rPr>
          <w:rFonts w:ascii="Times New Roman" w:hAnsi="Times New Roman" w:cs="Times New Roman"/>
          <w:sz w:val="28"/>
          <w:szCs w:val="28"/>
        </w:rPr>
        <w:t xml:space="preserve">if the Areas of Conservation Concern option was chosen, </w:t>
      </w:r>
      <w:r w:rsidR="63232D89" w:rsidRPr="5A4B04F8">
        <w:rPr>
          <w:rFonts w:ascii="Times New Roman" w:hAnsi="Times New Roman" w:cs="Times New Roman"/>
          <w:sz w:val="28"/>
          <w:szCs w:val="28"/>
        </w:rPr>
        <w:t xml:space="preserve">pixels classified as such are assigned an even lower resistance value. </w:t>
      </w:r>
      <w:r w:rsidR="2A9D07F5" w:rsidRPr="5A4B04F8">
        <w:rPr>
          <w:rFonts w:ascii="Times New Roman" w:hAnsi="Times New Roman" w:cs="Times New Roman"/>
          <w:sz w:val="28"/>
          <w:szCs w:val="28"/>
        </w:rPr>
        <w:t>W</w:t>
      </w:r>
      <w:r w:rsidR="1E9A7710" w:rsidRPr="5A4B04F8">
        <w:rPr>
          <w:rFonts w:ascii="Times New Roman" w:hAnsi="Times New Roman" w:cs="Times New Roman"/>
          <w:sz w:val="28"/>
          <w:szCs w:val="28"/>
        </w:rPr>
        <w:t xml:space="preserve">hen habitat is restored, </w:t>
      </w:r>
      <w:r w:rsidR="2A9D07F5" w:rsidRPr="5A4B04F8">
        <w:rPr>
          <w:rFonts w:ascii="Times New Roman" w:hAnsi="Times New Roman" w:cs="Times New Roman"/>
          <w:sz w:val="28"/>
          <w:szCs w:val="28"/>
        </w:rPr>
        <w:t xml:space="preserve">a pixel previously </w:t>
      </w:r>
      <w:r w:rsidR="179EC449" w:rsidRPr="5A4B04F8">
        <w:rPr>
          <w:rFonts w:ascii="Times New Roman" w:hAnsi="Times New Roman" w:cs="Times New Roman"/>
          <w:sz w:val="28"/>
          <w:szCs w:val="28"/>
        </w:rPr>
        <w:t xml:space="preserve">assigned high resistance </w:t>
      </w:r>
      <w:r w:rsidR="62DF1107" w:rsidRPr="5A4B04F8">
        <w:rPr>
          <w:rFonts w:ascii="Times New Roman" w:hAnsi="Times New Roman" w:cs="Times New Roman"/>
          <w:sz w:val="28"/>
          <w:szCs w:val="28"/>
        </w:rPr>
        <w:t xml:space="preserve">(by virtue of being degraded) </w:t>
      </w:r>
      <w:r w:rsidR="179EC449" w:rsidRPr="5A4B04F8">
        <w:rPr>
          <w:rFonts w:ascii="Times New Roman" w:hAnsi="Times New Roman" w:cs="Times New Roman"/>
          <w:sz w:val="28"/>
          <w:szCs w:val="28"/>
        </w:rPr>
        <w:t xml:space="preserve">becomes low resistance, and </w:t>
      </w:r>
      <w:r w:rsidR="1E9A7710" w:rsidRPr="5A4B04F8">
        <w:rPr>
          <w:rFonts w:ascii="Times New Roman" w:hAnsi="Times New Roman" w:cs="Times New Roman"/>
          <w:sz w:val="28"/>
          <w:szCs w:val="28"/>
        </w:rPr>
        <w:t xml:space="preserve">connectivity </w:t>
      </w:r>
      <w:r w:rsidR="24F351B8" w:rsidRPr="5A4B04F8">
        <w:rPr>
          <w:rFonts w:ascii="Times New Roman" w:hAnsi="Times New Roman" w:cs="Times New Roman"/>
          <w:sz w:val="28"/>
          <w:szCs w:val="28"/>
        </w:rPr>
        <w:t>increases</w:t>
      </w:r>
      <w:r w:rsidR="1E9A7710" w:rsidRPr="5A4B04F8">
        <w:rPr>
          <w:rFonts w:ascii="Times New Roman" w:hAnsi="Times New Roman" w:cs="Times New Roman"/>
          <w:sz w:val="28"/>
          <w:szCs w:val="28"/>
        </w:rPr>
        <w:t xml:space="preserve"> when </w:t>
      </w:r>
      <w:r w:rsidR="3549C447" w:rsidRPr="5A4B04F8">
        <w:rPr>
          <w:rFonts w:ascii="Times New Roman" w:hAnsi="Times New Roman" w:cs="Times New Roman"/>
          <w:sz w:val="28"/>
          <w:szCs w:val="28"/>
        </w:rPr>
        <w:t>more low resistance paths connecting habitat</w:t>
      </w:r>
      <w:r w:rsidR="179EC449" w:rsidRPr="5A4B04F8">
        <w:rPr>
          <w:rFonts w:ascii="Times New Roman" w:hAnsi="Times New Roman" w:cs="Times New Roman"/>
          <w:sz w:val="28"/>
          <w:szCs w:val="28"/>
        </w:rPr>
        <w:t xml:space="preserve"> pixels</w:t>
      </w:r>
      <w:r w:rsidR="3549C447" w:rsidRPr="5A4B04F8">
        <w:rPr>
          <w:rFonts w:ascii="Times New Roman" w:hAnsi="Times New Roman" w:cs="Times New Roman"/>
          <w:sz w:val="28"/>
          <w:szCs w:val="28"/>
        </w:rPr>
        <w:t xml:space="preserve"> become available</w:t>
      </w:r>
      <w:r w:rsidR="5C05432E" w:rsidRPr="5A4B04F8">
        <w:rPr>
          <w:rFonts w:ascii="Times New Roman" w:hAnsi="Times New Roman" w:cs="Times New Roman"/>
          <w:sz w:val="28"/>
          <w:szCs w:val="28"/>
        </w:rPr>
        <w:t xml:space="preserve"> </w:t>
      </w:r>
      <w:r w:rsidRPr="5A4B04F8">
        <w:rPr>
          <w:rFonts w:ascii="Times New Roman" w:hAnsi="Times New Roman" w:cs="Times New Roman"/>
        </w:rPr>
        <w:fldChar w:fldCharType="begin"/>
      </w:r>
      <w:r w:rsidRPr="5A4B04F8">
        <w:rPr>
          <w:rFonts w:ascii="Times New Roman" w:hAnsi="Times New Roman" w:cs="Times New Roman"/>
        </w:rPr>
        <w:instrText xml:space="preserve"> ADDIN ZOTERO_ITEM CSL_CITATION {"citationID":"CrRv8OVN","properties":{"formattedCitation":"(Chubaty et al. 2020)","plainCitation":"(Chubaty et al. 2020)","noteIndex":0},"citationItems":[{"id":9967,"uris":["http://zotero.org/users/9060408/items/DBDUR93S"],"itemData":{"id":9967,"type":"article-journal","abstract":"Abstract\n            \n              \n                \n                  Networks are widely used for modelling landscape connectivity and have many ecological and conservation applications. The nodes in these models describe geographic locations (such as habitat patches or protected areas) and links describe the potential for organisms (or their propagules) to move among nodes.\n                \n                \n                  \n                    We present the\n                    r\n                    package\n                    grainscape\n                    which facilitates working with these networks within a spatially explicit framework. Package analyses are based on the minimum planar graph, a class of network where links among nodes are influenced by the spatial characteristics of features across the entire landscape.\n                  \n                \n                \n                  \n                    Modelling outputs are compatible with downstream packages including\n                    igraph\n                    for network analysis and\n                    ggplot2\n                    for visualization. Tools for analysis (e.g. finding corridors) and scaling networks (e.g. grains of connectivity) are also provided. Models can be exported for visualization and analysis in Geographic Information System (GIS) or network software.\n                  \n                \n                \n                  \n                    This package provides a computationally‐efficient programmatic toolbox for many landscape connectivity research questions, enabling researchers to easily customize models, work at large geographic extents, generate their own network metrics, conduct sensitivity analyses and seamlessly employ\n                    r\n                    statistical functions to test models using biological data. A detailed guide, provided as an Appendix, illustrates common analysis and model variants with accompanying\n                    r\n                    code.","container-title":"Methods in Ecology and Evolution","DOI":"10.1111/2041-210X.13350","ISSN":"2041-210X, 2041-210X","issue":"4","journalAbbreviation":"Methods Ecol Evol","language":"en","page":"591-595","source":"DOI.org (Crossref)","title":"The &lt;span style=\"font-variant:small-caps;\"&gt;r&lt;/span&gt; toolbox &lt;span style=\"font-variant:small-caps;\"&gt;grainscape&lt;/span&gt; for modelling and visualizing landscape connectivity using spatially explicit networks","title-short":"The &lt;span style=\"font-variant","volume":"11","author":[{"family":"Chubaty","given":"Alex M."},{"family":"Galpern","given":"Paul"},{"family":"Doctolero","given":"Sam C."}],"editor":[{"family":"Poisot","given":"Timothée"}],"issued":{"date-parts":[["2020",4]]}}}],"schema":"https://github.com/citation-style-language/schema/raw/master/csl-citation.json"} </w:instrText>
      </w:r>
      <w:r w:rsidRPr="5A4B04F8">
        <w:rPr>
          <w:rFonts w:ascii="Times New Roman" w:hAnsi="Times New Roman" w:cs="Times New Roman"/>
        </w:rPr>
        <w:fldChar w:fldCharType="separate"/>
      </w:r>
      <w:r w:rsidR="5C05432E" w:rsidRPr="5A4B04F8">
        <w:rPr>
          <w:rFonts w:ascii="Times New Roman" w:hAnsi="Times New Roman" w:cs="Times New Roman"/>
          <w:sz w:val="28"/>
          <w:szCs w:val="28"/>
        </w:rPr>
        <w:t>(Chubaty et al. 2020)</w:t>
      </w:r>
      <w:r w:rsidRPr="5A4B04F8">
        <w:rPr>
          <w:rFonts w:ascii="Times New Roman" w:hAnsi="Times New Roman" w:cs="Times New Roman"/>
        </w:rPr>
        <w:fldChar w:fldCharType="end"/>
      </w:r>
      <w:r w:rsidR="3549C447" w:rsidRPr="5A4B04F8">
        <w:rPr>
          <w:rFonts w:ascii="Times New Roman" w:hAnsi="Times New Roman" w:cs="Times New Roman"/>
          <w:sz w:val="28"/>
          <w:szCs w:val="28"/>
        </w:rPr>
        <w:t xml:space="preserve">. </w:t>
      </w:r>
      <w:r w:rsidR="3BC484FD" w:rsidRPr="5A4B04F8">
        <w:rPr>
          <w:rFonts w:ascii="Times New Roman" w:hAnsi="Times New Roman" w:cs="Times New Roman"/>
          <w:sz w:val="28"/>
          <w:szCs w:val="28"/>
        </w:rPr>
        <w:t>Increasing connectivity</w:t>
      </w:r>
      <w:r w:rsidR="7E00F715" w:rsidRPr="5A4B04F8">
        <w:rPr>
          <w:rFonts w:ascii="Times New Roman" w:hAnsi="Times New Roman" w:cs="Times New Roman"/>
          <w:sz w:val="28"/>
          <w:szCs w:val="28"/>
        </w:rPr>
        <w:t xml:space="preserve"> may not always be a good thing</w:t>
      </w:r>
      <w:r w:rsidR="41F90A15" w:rsidRPr="5A4B04F8">
        <w:rPr>
          <w:rFonts w:ascii="Times New Roman" w:hAnsi="Times New Roman" w:cs="Times New Roman"/>
          <w:sz w:val="28"/>
          <w:szCs w:val="28"/>
        </w:rPr>
        <w:t xml:space="preserve">. </w:t>
      </w:r>
    </w:p>
    <w:p w14:paraId="6524CA3A" w14:textId="60C221E7" w:rsidR="5A4B04F8" w:rsidRDefault="5A4B04F8" w:rsidP="5A4B04F8">
      <w:pPr>
        <w:spacing w:after="0"/>
        <w:rPr>
          <w:rFonts w:ascii="Times New Roman" w:hAnsi="Times New Roman" w:cs="Times New Roman"/>
          <w:sz w:val="28"/>
          <w:szCs w:val="28"/>
        </w:rPr>
      </w:pPr>
    </w:p>
    <w:p w14:paraId="429DA66F" w14:textId="77777777" w:rsidR="009368A4" w:rsidRPr="009368A4" w:rsidRDefault="5B7E2F9A" w:rsidP="2C8DA149">
      <w:pPr>
        <w:pStyle w:val="Heading2"/>
        <w:spacing w:before="0" w:after="240"/>
      </w:pPr>
      <w:r w:rsidRPr="5A4B04F8">
        <w:rPr>
          <w:rStyle w:val="Heading2Char"/>
          <w:b/>
          <w:bCs/>
        </w:rPr>
        <w:t>How are restoration areas prioritized?</w:t>
      </w:r>
      <w:r>
        <w:t xml:space="preserve"> </w:t>
      </w:r>
    </w:p>
    <w:p w14:paraId="52E25E14" w14:textId="771F960E" w:rsidR="1C21B395" w:rsidRDefault="1C21B395" w:rsidP="5A4B04F8">
      <w:pPr>
        <w:spacing w:after="0"/>
        <w:rPr>
          <w:rFonts w:ascii="Times New Roman" w:hAnsi="Times New Roman" w:cs="Times New Roman"/>
          <w:sz w:val="28"/>
          <w:szCs w:val="28"/>
        </w:rPr>
      </w:pPr>
      <w:r w:rsidRPr="5A4B04F8">
        <w:rPr>
          <w:rFonts w:ascii="Times New Roman" w:hAnsi="Times New Roman" w:cs="Times New Roman"/>
          <w:sz w:val="28"/>
          <w:szCs w:val="28"/>
        </w:rPr>
        <w:t>In the</w:t>
      </w:r>
      <w:r w:rsidR="2B494D5B" w:rsidRPr="5A4B04F8">
        <w:rPr>
          <w:rFonts w:ascii="Times New Roman" w:hAnsi="Times New Roman" w:cs="Times New Roman"/>
          <w:sz w:val="28"/>
          <w:szCs w:val="28"/>
        </w:rPr>
        <w:t xml:space="preserve"> </w:t>
      </w:r>
      <w:proofErr w:type="spellStart"/>
      <w:r w:rsidR="2B494D5B" w:rsidRPr="5A4B04F8">
        <w:rPr>
          <w:rFonts w:ascii="Times New Roman" w:hAnsi="Times New Roman" w:cs="Times New Roman"/>
          <w:sz w:val="28"/>
          <w:szCs w:val="28"/>
        </w:rPr>
        <w:t>Restorat</w:t>
      </w:r>
      <w:r w:rsidR="52E01C47" w:rsidRPr="5A4B04F8">
        <w:rPr>
          <w:rFonts w:ascii="Times New Roman" w:hAnsi="Times New Roman" w:cs="Times New Roman"/>
          <w:sz w:val="28"/>
          <w:szCs w:val="28"/>
        </w:rPr>
        <w:t>iON</w:t>
      </w:r>
      <w:proofErr w:type="spellEnd"/>
      <w:r w:rsidR="52E01C47" w:rsidRPr="5A4B04F8">
        <w:rPr>
          <w:rFonts w:ascii="Times New Roman" w:hAnsi="Times New Roman" w:cs="Times New Roman"/>
          <w:sz w:val="28"/>
          <w:szCs w:val="28"/>
        </w:rPr>
        <w:t xml:space="preserve"> tool</w:t>
      </w:r>
      <w:r w:rsidRPr="5A4B04F8">
        <w:rPr>
          <w:rFonts w:ascii="Times New Roman" w:hAnsi="Times New Roman" w:cs="Times New Roman"/>
          <w:sz w:val="28"/>
          <w:szCs w:val="28"/>
        </w:rPr>
        <w:t xml:space="preserve">, </w:t>
      </w:r>
      <w:r w:rsidR="40774AA0" w:rsidRPr="5A4B04F8">
        <w:rPr>
          <w:rFonts w:ascii="Times New Roman" w:hAnsi="Times New Roman" w:cs="Times New Roman"/>
          <w:sz w:val="28"/>
          <w:szCs w:val="28"/>
        </w:rPr>
        <w:t xml:space="preserve">users can explore how varying assumptions about </w:t>
      </w:r>
      <w:r w:rsidR="0357FC54" w:rsidRPr="5A4B04F8">
        <w:rPr>
          <w:rFonts w:ascii="Times New Roman" w:hAnsi="Times New Roman" w:cs="Times New Roman"/>
          <w:sz w:val="28"/>
          <w:szCs w:val="28"/>
        </w:rPr>
        <w:t>the</w:t>
      </w:r>
      <w:r w:rsidR="40774AA0" w:rsidRPr="5A4B04F8">
        <w:rPr>
          <w:rFonts w:ascii="Times New Roman" w:hAnsi="Times New Roman" w:cs="Times New Roman"/>
          <w:sz w:val="28"/>
          <w:szCs w:val="28"/>
        </w:rPr>
        <w:t xml:space="preserve"> ecological processes </w:t>
      </w:r>
      <w:r w:rsidR="0357FC54" w:rsidRPr="5A4B04F8">
        <w:rPr>
          <w:rFonts w:ascii="Times New Roman" w:hAnsi="Times New Roman" w:cs="Times New Roman"/>
          <w:sz w:val="28"/>
          <w:szCs w:val="28"/>
        </w:rPr>
        <w:t xml:space="preserve">that </w:t>
      </w:r>
      <w:r w:rsidR="40774AA0" w:rsidRPr="5A4B04F8">
        <w:rPr>
          <w:rFonts w:ascii="Times New Roman" w:hAnsi="Times New Roman" w:cs="Times New Roman"/>
          <w:sz w:val="28"/>
          <w:szCs w:val="28"/>
        </w:rPr>
        <w:t xml:space="preserve">shape biodiversity affect the </w:t>
      </w:r>
      <w:r w:rsidR="2E12A5AA" w:rsidRPr="5A4B04F8">
        <w:rPr>
          <w:rFonts w:ascii="Times New Roman" w:hAnsi="Times New Roman" w:cs="Times New Roman"/>
          <w:sz w:val="28"/>
          <w:szCs w:val="28"/>
        </w:rPr>
        <w:t xml:space="preserve">choice of </w:t>
      </w:r>
      <w:r w:rsidR="40774AA0" w:rsidRPr="5A4B04F8">
        <w:rPr>
          <w:rFonts w:ascii="Times New Roman" w:hAnsi="Times New Roman" w:cs="Times New Roman"/>
          <w:sz w:val="28"/>
          <w:szCs w:val="28"/>
        </w:rPr>
        <w:t xml:space="preserve">degraded pixels </w:t>
      </w:r>
      <w:r w:rsidR="2E12A5AA" w:rsidRPr="5A4B04F8">
        <w:rPr>
          <w:rFonts w:ascii="Times New Roman" w:hAnsi="Times New Roman" w:cs="Times New Roman"/>
          <w:sz w:val="28"/>
          <w:szCs w:val="28"/>
        </w:rPr>
        <w:t xml:space="preserve">to restore. </w:t>
      </w:r>
      <w:r w:rsidR="0C893B88" w:rsidRPr="5A4B04F8">
        <w:rPr>
          <w:rFonts w:ascii="Times New Roman" w:hAnsi="Times New Roman" w:cs="Times New Roman"/>
          <w:sz w:val="28"/>
          <w:szCs w:val="28"/>
        </w:rPr>
        <w:t xml:space="preserve">The user can </w:t>
      </w:r>
      <w:r w:rsidR="553C5D50" w:rsidRPr="5A4B04F8">
        <w:rPr>
          <w:rFonts w:ascii="Times New Roman" w:hAnsi="Times New Roman" w:cs="Times New Roman"/>
          <w:sz w:val="28"/>
          <w:szCs w:val="28"/>
        </w:rPr>
        <w:t>adjust the</w:t>
      </w:r>
      <w:r w:rsidR="19F10E05" w:rsidRPr="5A4B04F8">
        <w:rPr>
          <w:rFonts w:ascii="Times New Roman" w:hAnsi="Times New Roman" w:cs="Times New Roman"/>
          <w:sz w:val="28"/>
          <w:szCs w:val="28"/>
        </w:rPr>
        <w:t xml:space="preserve"> amount that each metric – </w:t>
      </w:r>
      <w:r w:rsidR="0C893B88" w:rsidRPr="5A4B04F8">
        <w:rPr>
          <w:rFonts w:ascii="Times New Roman" w:hAnsi="Times New Roman" w:cs="Times New Roman"/>
          <w:sz w:val="28"/>
          <w:szCs w:val="28"/>
        </w:rPr>
        <w:t xml:space="preserve">environmental heterogeneity, </w:t>
      </w:r>
      <w:r w:rsidR="7F9EE221" w:rsidRPr="5A4B04F8">
        <w:rPr>
          <w:rFonts w:ascii="Times New Roman" w:hAnsi="Times New Roman" w:cs="Times New Roman"/>
          <w:sz w:val="28"/>
          <w:szCs w:val="28"/>
        </w:rPr>
        <w:t>patch size, and connectivity</w:t>
      </w:r>
      <w:r w:rsidR="19F10E05" w:rsidRPr="5A4B04F8">
        <w:rPr>
          <w:rFonts w:ascii="Times New Roman" w:hAnsi="Times New Roman" w:cs="Times New Roman"/>
          <w:sz w:val="28"/>
          <w:szCs w:val="28"/>
        </w:rPr>
        <w:t xml:space="preserve"> – contributes </w:t>
      </w:r>
      <w:r w:rsidR="7F9EE221" w:rsidRPr="5A4B04F8">
        <w:rPr>
          <w:rFonts w:ascii="Times New Roman" w:hAnsi="Times New Roman" w:cs="Times New Roman"/>
          <w:sz w:val="28"/>
          <w:szCs w:val="28"/>
        </w:rPr>
        <w:t xml:space="preserve">to overall biodiversity benefit. </w:t>
      </w:r>
      <w:commentRangeStart w:id="24"/>
      <w:commentRangeStart w:id="25"/>
      <w:r w:rsidR="7F9EE221" w:rsidRPr="5A4B04F8">
        <w:rPr>
          <w:rFonts w:ascii="Times New Roman" w:hAnsi="Times New Roman" w:cs="Times New Roman"/>
          <w:sz w:val="28"/>
          <w:szCs w:val="28"/>
        </w:rPr>
        <w:t xml:space="preserve">The user may assign more weight to environmental heterogeneity if the </w:t>
      </w:r>
      <w:r w:rsidR="31126DA6" w:rsidRPr="5A4B04F8">
        <w:rPr>
          <w:rFonts w:ascii="Times New Roman" w:hAnsi="Times New Roman" w:cs="Times New Roman"/>
          <w:sz w:val="28"/>
          <w:szCs w:val="28"/>
        </w:rPr>
        <w:t>main process structuring com</w:t>
      </w:r>
      <w:r w:rsidR="1C2C6A18" w:rsidRPr="5A4B04F8">
        <w:rPr>
          <w:rFonts w:ascii="Times New Roman" w:hAnsi="Times New Roman" w:cs="Times New Roman"/>
          <w:sz w:val="28"/>
          <w:szCs w:val="28"/>
        </w:rPr>
        <w:t xml:space="preserve">munities is selection, and the goal is to maximize biodiversity in the landscape. </w:t>
      </w:r>
      <w:r w:rsidR="27041793" w:rsidRPr="5A4B04F8">
        <w:rPr>
          <w:rFonts w:ascii="Times New Roman" w:hAnsi="Times New Roman" w:cs="Times New Roman"/>
          <w:sz w:val="28"/>
          <w:szCs w:val="28"/>
        </w:rPr>
        <w:t>In contrast, the user may wish to assign more weight to patch size if the main process is drift</w:t>
      </w:r>
      <w:r w:rsidR="16E49931" w:rsidRPr="5A4B04F8">
        <w:rPr>
          <w:rFonts w:ascii="Times New Roman" w:hAnsi="Times New Roman" w:cs="Times New Roman"/>
          <w:sz w:val="28"/>
          <w:szCs w:val="28"/>
        </w:rPr>
        <w:t xml:space="preserve"> or if the goal is to maximize local biodiversity. </w:t>
      </w:r>
      <w:r w:rsidR="379AAA22" w:rsidRPr="5A4B04F8">
        <w:rPr>
          <w:rFonts w:ascii="Times New Roman" w:hAnsi="Times New Roman" w:cs="Times New Roman"/>
          <w:sz w:val="28"/>
          <w:szCs w:val="28"/>
        </w:rPr>
        <w:t>I</w:t>
      </w:r>
      <w:r w:rsidR="50DE706B" w:rsidRPr="5A4B04F8">
        <w:rPr>
          <w:rFonts w:ascii="Times New Roman" w:hAnsi="Times New Roman" w:cs="Times New Roman"/>
          <w:sz w:val="28"/>
          <w:szCs w:val="28"/>
        </w:rPr>
        <w:t xml:space="preserve">f </w:t>
      </w:r>
      <w:r w:rsidR="56DDC981" w:rsidRPr="5A4B04F8">
        <w:rPr>
          <w:rFonts w:ascii="Times New Roman" w:hAnsi="Times New Roman" w:cs="Times New Roman"/>
          <w:sz w:val="28"/>
          <w:szCs w:val="28"/>
        </w:rPr>
        <w:t xml:space="preserve">a landscape is comprised of diverse environments, </w:t>
      </w:r>
      <w:r w:rsidR="7621A29C" w:rsidRPr="5A4B04F8">
        <w:rPr>
          <w:rFonts w:ascii="Times New Roman" w:hAnsi="Times New Roman" w:cs="Times New Roman"/>
          <w:sz w:val="28"/>
          <w:szCs w:val="28"/>
        </w:rPr>
        <w:t xml:space="preserve">assigning more weight to environmental heterogeneity may ensure </w:t>
      </w:r>
      <w:r w:rsidR="3C897BD0" w:rsidRPr="5A4B04F8">
        <w:rPr>
          <w:rFonts w:ascii="Times New Roman" w:hAnsi="Times New Roman" w:cs="Times New Roman"/>
          <w:sz w:val="28"/>
          <w:szCs w:val="28"/>
        </w:rPr>
        <w:t xml:space="preserve">the persistence of </w:t>
      </w:r>
      <w:r w:rsidR="7621A29C" w:rsidRPr="5A4B04F8">
        <w:rPr>
          <w:rFonts w:ascii="Times New Roman" w:hAnsi="Times New Roman" w:cs="Times New Roman"/>
          <w:sz w:val="28"/>
          <w:szCs w:val="28"/>
        </w:rPr>
        <w:t>species with distinct niches</w:t>
      </w:r>
      <w:r w:rsidR="3C897BD0" w:rsidRPr="5A4B04F8">
        <w:rPr>
          <w:rFonts w:ascii="Times New Roman" w:hAnsi="Times New Roman" w:cs="Times New Roman"/>
          <w:sz w:val="28"/>
          <w:szCs w:val="28"/>
        </w:rPr>
        <w:t xml:space="preserve">. On the other hand, </w:t>
      </w:r>
      <w:r w:rsidR="2B251067" w:rsidRPr="5A4B04F8">
        <w:rPr>
          <w:rFonts w:ascii="Times New Roman" w:hAnsi="Times New Roman" w:cs="Times New Roman"/>
          <w:sz w:val="28"/>
          <w:szCs w:val="28"/>
        </w:rPr>
        <w:t xml:space="preserve">if </w:t>
      </w:r>
      <w:r w:rsidR="50DE706B" w:rsidRPr="5A4B04F8">
        <w:rPr>
          <w:rFonts w:ascii="Times New Roman" w:hAnsi="Times New Roman" w:cs="Times New Roman"/>
          <w:sz w:val="28"/>
          <w:szCs w:val="28"/>
        </w:rPr>
        <w:t>most species can occupy the range of environmental conditions in a landscape</w:t>
      </w:r>
      <w:r w:rsidR="6C990373" w:rsidRPr="5A4B04F8">
        <w:rPr>
          <w:rFonts w:ascii="Times New Roman" w:hAnsi="Times New Roman" w:cs="Times New Roman"/>
          <w:sz w:val="28"/>
          <w:szCs w:val="28"/>
        </w:rPr>
        <w:t>, but only when fine-scale heterogeneity mitigates against competitive exclusion, then</w:t>
      </w:r>
      <w:r w:rsidR="03FE28C3" w:rsidRPr="5A4B04F8">
        <w:rPr>
          <w:rFonts w:ascii="Times New Roman" w:hAnsi="Times New Roman" w:cs="Times New Roman"/>
          <w:sz w:val="28"/>
          <w:szCs w:val="28"/>
        </w:rPr>
        <w:t xml:space="preserve"> </w:t>
      </w:r>
      <w:r w:rsidR="2B251067" w:rsidRPr="5A4B04F8">
        <w:rPr>
          <w:rFonts w:ascii="Times New Roman" w:hAnsi="Times New Roman" w:cs="Times New Roman"/>
          <w:sz w:val="28"/>
          <w:szCs w:val="28"/>
        </w:rPr>
        <w:t xml:space="preserve">more weight should be assigned to </w:t>
      </w:r>
      <w:r w:rsidR="03FE28C3" w:rsidRPr="5A4B04F8">
        <w:rPr>
          <w:rFonts w:ascii="Times New Roman" w:hAnsi="Times New Roman" w:cs="Times New Roman"/>
          <w:sz w:val="28"/>
          <w:szCs w:val="28"/>
        </w:rPr>
        <w:t>patch size</w:t>
      </w:r>
      <w:commentRangeEnd w:id="24"/>
      <w:r>
        <w:rPr>
          <w:rStyle w:val="CommentReference"/>
        </w:rPr>
        <w:commentReference w:id="24"/>
      </w:r>
      <w:commentRangeEnd w:id="25"/>
      <w:r>
        <w:rPr>
          <w:rStyle w:val="CommentReference"/>
        </w:rPr>
        <w:commentReference w:id="25"/>
      </w:r>
      <w:r w:rsidR="4F768042" w:rsidRPr="5A4B04F8">
        <w:rPr>
          <w:rFonts w:ascii="Times New Roman" w:hAnsi="Times New Roman" w:cs="Times New Roman"/>
          <w:sz w:val="28"/>
          <w:szCs w:val="28"/>
        </w:rPr>
        <w:t>.</w:t>
      </w:r>
      <w:r w:rsidR="0BC263E3" w:rsidRPr="5A4B04F8">
        <w:rPr>
          <w:rFonts w:ascii="Times New Roman" w:hAnsi="Times New Roman" w:cs="Times New Roman"/>
          <w:sz w:val="28"/>
          <w:szCs w:val="28"/>
        </w:rPr>
        <w:t xml:space="preserve"> </w:t>
      </w:r>
      <w:r w:rsidR="6CFE22F4" w:rsidRPr="5A4B04F8">
        <w:rPr>
          <w:rFonts w:ascii="Times New Roman" w:hAnsi="Times New Roman" w:cs="Times New Roman"/>
          <w:sz w:val="28"/>
          <w:szCs w:val="28"/>
        </w:rPr>
        <w:t>Different weights can be assigned to patches of different land cover types</w:t>
      </w:r>
      <w:r w:rsidR="761BBE62" w:rsidRPr="5A4B04F8">
        <w:rPr>
          <w:rFonts w:ascii="Times New Roman" w:hAnsi="Times New Roman" w:cs="Times New Roman"/>
          <w:sz w:val="28"/>
          <w:szCs w:val="28"/>
        </w:rPr>
        <w:t xml:space="preserve"> if, for example, known habitat specialists</w:t>
      </w:r>
      <w:r w:rsidR="47DB522F" w:rsidRPr="5A4B04F8">
        <w:rPr>
          <w:rFonts w:ascii="Times New Roman" w:hAnsi="Times New Roman" w:cs="Times New Roman"/>
          <w:sz w:val="28"/>
          <w:szCs w:val="28"/>
        </w:rPr>
        <w:t xml:space="preserve"> are more likely to persist if </w:t>
      </w:r>
      <w:r w:rsidR="618FD7CE" w:rsidRPr="5A4B04F8">
        <w:rPr>
          <w:rFonts w:ascii="Times New Roman" w:hAnsi="Times New Roman" w:cs="Times New Roman"/>
          <w:sz w:val="28"/>
          <w:szCs w:val="28"/>
        </w:rPr>
        <w:t xml:space="preserve">cover of that particular habitat is increased. </w:t>
      </w:r>
      <w:r w:rsidR="64862FA9" w:rsidRPr="5A4B04F8">
        <w:rPr>
          <w:rFonts w:ascii="Times New Roman" w:hAnsi="Times New Roman" w:cs="Times New Roman"/>
          <w:sz w:val="28"/>
          <w:szCs w:val="28"/>
        </w:rPr>
        <w:t xml:space="preserve">Connectivity is usually </w:t>
      </w:r>
      <w:r w:rsidR="7EAE913B" w:rsidRPr="5A4B04F8">
        <w:rPr>
          <w:rFonts w:ascii="Times New Roman" w:hAnsi="Times New Roman" w:cs="Times New Roman"/>
          <w:sz w:val="28"/>
          <w:szCs w:val="28"/>
        </w:rPr>
        <w:t>important but</w:t>
      </w:r>
      <w:r w:rsidR="64862FA9" w:rsidRPr="5A4B04F8">
        <w:rPr>
          <w:rFonts w:ascii="Times New Roman" w:hAnsi="Times New Roman" w:cs="Times New Roman"/>
          <w:sz w:val="28"/>
          <w:szCs w:val="28"/>
        </w:rPr>
        <w:t xml:space="preserve"> could be </w:t>
      </w:r>
      <w:r w:rsidR="7EAE913B" w:rsidRPr="5A4B04F8">
        <w:rPr>
          <w:rFonts w:ascii="Times New Roman" w:hAnsi="Times New Roman" w:cs="Times New Roman"/>
          <w:sz w:val="28"/>
          <w:szCs w:val="28"/>
        </w:rPr>
        <w:t>downweighed</w:t>
      </w:r>
      <w:r w:rsidR="64862FA9" w:rsidRPr="5A4B04F8">
        <w:rPr>
          <w:rFonts w:ascii="Times New Roman" w:hAnsi="Times New Roman" w:cs="Times New Roman"/>
          <w:sz w:val="28"/>
          <w:szCs w:val="28"/>
        </w:rPr>
        <w:t xml:space="preserve"> if high </w:t>
      </w:r>
      <w:r w:rsidR="4A5C6724" w:rsidRPr="5A4B04F8">
        <w:rPr>
          <w:rFonts w:ascii="Times New Roman" w:hAnsi="Times New Roman" w:cs="Times New Roman"/>
          <w:sz w:val="28"/>
          <w:szCs w:val="28"/>
        </w:rPr>
        <w:t>rates of</w:t>
      </w:r>
      <w:r w:rsidR="64862FA9" w:rsidRPr="5A4B04F8">
        <w:rPr>
          <w:rFonts w:ascii="Times New Roman" w:hAnsi="Times New Roman" w:cs="Times New Roman"/>
          <w:sz w:val="28"/>
          <w:szCs w:val="28"/>
        </w:rPr>
        <w:t xml:space="preserve"> dispersal reduce </w:t>
      </w:r>
      <w:r w:rsidR="5E036D0C" w:rsidRPr="5A4B04F8">
        <w:rPr>
          <w:rFonts w:ascii="Times New Roman" w:hAnsi="Times New Roman" w:cs="Times New Roman"/>
          <w:sz w:val="28"/>
          <w:szCs w:val="28"/>
        </w:rPr>
        <w:t xml:space="preserve">diversity by excluding species with low abundances. On the other hand, connectivity might be </w:t>
      </w:r>
      <w:r w:rsidR="5C775A92" w:rsidRPr="5A4B04F8">
        <w:rPr>
          <w:rFonts w:ascii="Times New Roman" w:hAnsi="Times New Roman" w:cs="Times New Roman"/>
          <w:sz w:val="28"/>
          <w:szCs w:val="28"/>
        </w:rPr>
        <w:t xml:space="preserve">prioritized </w:t>
      </w:r>
      <w:r w:rsidR="5E036D0C" w:rsidRPr="5A4B04F8">
        <w:rPr>
          <w:rFonts w:ascii="Times New Roman" w:hAnsi="Times New Roman" w:cs="Times New Roman"/>
          <w:sz w:val="28"/>
          <w:szCs w:val="28"/>
        </w:rPr>
        <w:t xml:space="preserve">for </w:t>
      </w:r>
      <w:r w:rsidR="7EAE913B" w:rsidRPr="5A4B04F8">
        <w:rPr>
          <w:rFonts w:ascii="Times New Roman" w:hAnsi="Times New Roman" w:cs="Times New Roman"/>
          <w:sz w:val="28"/>
          <w:szCs w:val="28"/>
        </w:rPr>
        <w:lastRenderedPageBreak/>
        <w:t xml:space="preserve">landscapes home </w:t>
      </w:r>
      <w:r w:rsidR="5CE9A9AD" w:rsidRPr="5A4B04F8">
        <w:rPr>
          <w:rFonts w:ascii="Times New Roman" w:hAnsi="Times New Roman" w:cs="Times New Roman"/>
          <w:sz w:val="28"/>
          <w:szCs w:val="28"/>
        </w:rPr>
        <w:t xml:space="preserve">to many vagile species or species that require different kinds of environments </w:t>
      </w:r>
      <w:r w:rsidR="3567291F" w:rsidRPr="5A4B04F8">
        <w:rPr>
          <w:rFonts w:ascii="Times New Roman" w:hAnsi="Times New Roman" w:cs="Times New Roman"/>
          <w:sz w:val="28"/>
          <w:szCs w:val="28"/>
        </w:rPr>
        <w:t>during their lifetime</w:t>
      </w:r>
      <w:r w:rsidR="7EAE913B" w:rsidRPr="5A4B04F8">
        <w:rPr>
          <w:rFonts w:ascii="Times New Roman" w:hAnsi="Times New Roman" w:cs="Times New Roman"/>
          <w:sz w:val="28"/>
          <w:szCs w:val="28"/>
        </w:rPr>
        <w:t>.</w:t>
      </w:r>
    </w:p>
    <w:p w14:paraId="53134827" w14:textId="73747329" w:rsidR="5A4B04F8" w:rsidRDefault="5A4B04F8" w:rsidP="5A4B04F8">
      <w:pPr>
        <w:spacing w:after="0"/>
        <w:rPr>
          <w:rFonts w:ascii="Times New Roman" w:hAnsi="Times New Roman" w:cs="Times New Roman"/>
          <w:sz w:val="28"/>
          <w:szCs w:val="28"/>
        </w:rPr>
      </w:pPr>
    </w:p>
    <w:p w14:paraId="799647BA" w14:textId="03B23959" w:rsidR="00F64EA7" w:rsidRDefault="76C1B8AA" w:rsidP="5BF9CD35">
      <w:pPr>
        <w:pStyle w:val="Heading2"/>
        <w:spacing w:before="0" w:after="240"/>
      </w:pPr>
      <w:r>
        <w:t>References</w:t>
      </w:r>
    </w:p>
    <w:p w14:paraId="4DB59021" w14:textId="77777777" w:rsidR="007867B5" w:rsidRPr="007867B5" w:rsidRDefault="00F31CAE" w:rsidP="5A4B04F8">
      <w:pPr>
        <w:pStyle w:val="Bibliography"/>
        <w:rPr>
          <w:rFonts w:ascii="Times New Roman" w:hAnsi="Times New Roman" w:cs="Times New Roman"/>
          <w:sz w:val="28"/>
          <w:szCs w:val="28"/>
        </w:rPr>
      </w:pPr>
      <w:r>
        <w:fldChar w:fldCharType="begin"/>
      </w:r>
      <w:r>
        <w:instrText xml:space="preserve"> ADDIN ZOTERO_BIBL {"uncited":[],"omitted":[],"custom":[]} CSL_BIBLIOGRAPHY </w:instrText>
      </w:r>
      <w:r>
        <w:fldChar w:fldCharType="separate"/>
      </w:r>
      <w:r w:rsidR="007867B5" w:rsidRPr="5A4B04F8">
        <w:rPr>
          <w:rFonts w:ascii="Times New Roman" w:hAnsi="Times New Roman" w:cs="Times New Roman"/>
          <w:sz w:val="28"/>
          <w:szCs w:val="28"/>
        </w:rPr>
        <w:t>Ayebare, S., J. W. Doser, A. J. Plumptre, I. Owiunji, H. Mugabe, and E. F. Zipkin. 2023. An environmental habitat gradient and within-habitat segregation enable co-existence of ecologically similar bird species. Proceedings of the Royal Society B: Biological Sciences 290:20230467.</w:t>
      </w:r>
    </w:p>
    <w:p w14:paraId="49671B3A" w14:textId="77777777" w:rsidR="007867B5" w:rsidRPr="007867B5" w:rsidRDefault="007867B5" w:rsidP="5A4B04F8">
      <w:pPr>
        <w:pStyle w:val="Bibliography"/>
        <w:rPr>
          <w:rFonts w:ascii="Times New Roman" w:hAnsi="Times New Roman" w:cs="Times New Roman"/>
          <w:sz w:val="28"/>
          <w:szCs w:val="28"/>
        </w:rPr>
      </w:pPr>
      <w:r w:rsidRPr="5A4B04F8">
        <w:rPr>
          <w:rFonts w:ascii="Times New Roman" w:hAnsi="Times New Roman" w:cs="Times New Roman"/>
          <w:sz w:val="28"/>
          <w:szCs w:val="28"/>
        </w:rPr>
        <w:t>Blonder, B. 2018. Hypervolume concepts in niche‐ and trait‐based ecology. Ecography 41:1441–1455.</w:t>
      </w:r>
    </w:p>
    <w:p w14:paraId="138C66BA" w14:textId="77777777" w:rsidR="007867B5" w:rsidRPr="007867B5" w:rsidRDefault="007867B5" w:rsidP="5A4B04F8">
      <w:pPr>
        <w:pStyle w:val="Bibliography"/>
        <w:rPr>
          <w:rFonts w:ascii="Times New Roman" w:hAnsi="Times New Roman" w:cs="Times New Roman"/>
          <w:sz w:val="28"/>
          <w:szCs w:val="28"/>
        </w:rPr>
      </w:pPr>
      <w:r w:rsidRPr="5A4B04F8">
        <w:rPr>
          <w:rFonts w:ascii="Times New Roman" w:hAnsi="Times New Roman" w:cs="Times New Roman"/>
          <w:sz w:val="28"/>
          <w:szCs w:val="28"/>
        </w:rPr>
        <w:t>Brennan, A., R. Naidoo, L. Greenstreet, Z. Mehrabi, N. Ramankutty, and C. Kremen. 2022. Functional connectivity of the world’s protected areas. Science 376:1101–1104.</w:t>
      </w:r>
    </w:p>
    <w:p w14:paraId="0C4D9B35" w14:textId="77777777" w:rsidR="007867B5" w:rsidRPr="007867B5" w:rsidRDefault="007867B5" w:rsidP="5A4B04F8">
      <w:pPr>
        <w:pStyle w:val="Bibliography"/>
        <w:rPr>
          <w:rFonts w:ascii="Times New Roman" w:hAnsi="Times New Roman" w:cs="Times New Roman"/>
          <w:sz w:val="28"/>
          <w:szCs w:val="28"/>
        </w:rPr>
      </w:pPr>
      <w:r w:rsidRPr="5A4B04F8">
        <w:rPr>
          <w:rFonts w:ascii="Times New Roman" w:hAnsi="Times New Roman" w:cs="Times New Roman"/>
          <w:sz w:val="28"/>
          <w:szCs w:val="28"/>
        </w:rPr>
        <w:t>Chase, J. M., S. A. Blowes, T. M. Knight, K. Gerstner, and F. May. 2020a. Ecosystem decay exacerbates biodiversity loss with habitat loss. Nature 584:238–243.</w:t>
      </w:r>
    </w:p>
    <w:p w14:paraId="1847E51F" w14:textId="77777777" w:rsidR="007867B5" w:rsidRPr="007867B5" w:rsidRDefault="007867B5" w:rsidP="5A4B04F8">
      <w:pPr>
        <w:pStyle w:val="Bibliography"/>
        <w:rPr>
          <w:rFonts w:ascii="Times New Roman" w:hAnsi="Times New Roman" w:cs="Times New Roman"/>
          <w:sz w:val="28"/>
          <w:szCs w:val="28"/>
        </w:rPr>
      </w:pPr>
      <w:r w:rsidRPr="5A4B04F8">
        <w:rPr>
          <w:rFonts w:ascii="Times New Roman" w:hAnsi="Times New Roman" w:cs="Times New Roman"/>
          <w:sz w:val="28"/>
          <w:szCs w:val="28"/>
        </w:rPr>
        <w:t>Chase, J. M., A. Jeliazkov, E. Ladouceur, and D. S. Viana. 2020b. Biodiversity conservation through the lens of metacommunity ecology. Annals of the New York Academy of Sciences 1469:86–104.</w:t>
      </w:r>
    </w:p>
    <w:p w14:paraId="192D97D4" w14:textId="77777777" w:rsidR="007867B5" w:rsidRPr="007867B5" w:rsidRDefault="007867B5" w:rsidP="5A4B04F8">
      <w:pPr>
        <w:pStyle w:val="Bibliography"/>
        <w:rPr>
          <w:rFonts w:ascii="Times New Roman" w:hAnsi="Times New Roman" w:cs="Times New Roman"/>
          <w:sz w:val="28"/>
          <w:szCs w:val="28"/>
        </w:rPr>
      </w:pPr>
      <w:r w:rsidRPr="5A4B04F8">
        <w:rPr>
          <w:rFonts w:ascii="Times New Roman" w:hAnsi="Times New Roman" w:cs="Times New Roman"/>
          <w:sz w:val="28"/>
          <w:szCs w:val="28"/>
        </w:rPr>
        <w:t>Chesson, P. 2000. Mechanisms of Maintenance of Species Diversity. Annual Review of Ecology, Evolution, and Systematics 31:343–66.</w:t>
      </w:r>
    </w:p>
    <w:p w14:paraId="05265106" w14:textId="77777777" w:rsidR="007867B5" w:rsidRPr="007867B5" w:rsidRDefault="007867B5" w:rsidP="5A4B04F8">
      <w:pPr>
        <w:pStyle w:val="Bibliography"/>
        <w:rPr>
          <w:rFonts w:ascii="Times New Roman" w:hAnsi="Times New Roman" w:cs="Times New Roman"/>
          <w:sz w:val="28"/>
          <w:szCs w:val="28"/>
        </w:rPr>
      </w:pPr>
      <w:r w:rsidRPr="5A4B04F8">
        <w:rPr>
          <w:rFonts w:ascii="Times New Roman" w:hAnsi="Times New Roman" w:cs="Times New Roman"/>
          <w:sz w:val="28"/>
          <w:szCs w:val="28"/>
        </w:rPr>
        <w:lastRenderedPageBreak/>
        <w:t xml:space="preserve">Chubaty, A. M., P. Galpern, and S. C. Doctolero. 2020. The </w:t>
      </w:r>
      <w:r w:rsidRPr="5A4B04F8">
        <w:rPr>
          <w:rFonts w:ascii="Times New Roman" w:hAnsi="Times New Roman" w:cs="Times New Roman"/>
          <w:smallCaps/>
          <w:sz w:val="28"/>
          <w:szCs w:val="28"/>
        </w:rPr>
        <w:t>r</w:t>
      </w:r>
      <w:r w:rsidRPr="5A4B04F8">
        <w:rPr>
          <w:rFonts w:ascii="Times New Roman" w:hAnsi="Times New Roman" w:cs="Times New Roman"/>
          <w:sz w:val="28"/>
          <w:szCs w:val="28"/>
        </w:rPr>
        <w:t xml:space="preserve"> toolbox </w:t>
      </w:r>
      <w:r w:rsidRPr="5A4B04F8">
        <w:rPr>
          <w:rFonts w:ascii="Times New Roman" w:hAnsi="Times New Roman" w:cs="Times New Roman"/>
          <w:smallCaps/>
          <w:sz w:val="28"/>
          <w:szCs w:val="28"/>
        </w:rPr>
        <w:t>grainscape</w:t>
      </w:r>
      <w:r w:rsidRPr="5A4B04F8">
        <w:rPr>
          <w:rFonts w:ascii="Times New Roman" w:hAnsi="Times New Roman" w:cs="Times New Roman"/>
          <w:sz w:val="28"/>
          <w:szCs w:val="28"/>
        </w:rPr>
        <w:t xml:space="preserve"> for modelling and visualizing landscape connectivity using spatially explicit networks. Methods in Ecology and Evolution 11:591–595.</w:t>
      </w:r>
    </w:p>
    <w:p w14:paraId="29FEFEB7" w14:textId="77777777" w:rsidR="007867B5" w:rsidRPr="007867B5" w:rsidRDefault="007867B5" w:rsidP="5A4B04F8">
      <w:pPr>
        <w:pStyle w:val="Bibliography"/>
        <w:rPr>
          <w:rFonts w:ascii="Times New Roman" w:hAnsi="Times New Roman" w:cs="Times New Roman"/>
          <w:sz w:val="28"/>
          <w:szCs w:val="28"/>
        </w:rPr>
      </w:pPr>
      <w:r w:rsidRPr="5A4B04F8">
        <w:rPr>
          <w:rFonts w:ascii="Times New Roman" w:hAnsi="Times New Roman" w:cs="Times New Roman"/>
          <w:sz w:val="28"/>
          <w:szCs w:val="28"/>
        </w:rPr>
        <w:t>Connell, J. H. 1961. The Influence of Interspecific Competition and Other Factors on the Distribution of the Barnacle Chthamalus Stellatus. Ecology 42:710–710.</w:t>
      </w:r>
    </w:p>
    <w:p w14:paraId="367E7A6A" w14:textId="77777777" w:rsidR="007867B5" w:rsidRPr="007867B5" w:rsidRDefault="007867B5" w:rsidP="5A4B04F8">
      <w:pPr>
        <w:pStyle w:val="Bibliography"/>
        <w:rPr>
          <w:rFonts w:ascii="Times New Roman" w:hAnsi="Times New Roman" w:cs="Times New Roman"/>
          <w:sz w:val="28"/>
          <w:szCs w:val="28"/>
        </w:rPr>
      </w:pPr>
      <w:r w:rsidRPr="5A4B04F8">
        <w:rPr>
          <w:rFonts w:ascii="Times New Roman" w:hAnsi="Times New Roman" w:cs="Times New Roman"/>
          <w:sz w:val="28"/>
          <w:szCs w:val="28"/>
        </w:rPr>
        <w:t>Currie, J., W. Merritt, C. Liang, C. Sothe, C. R. Beatty, N. Shackelford, K. Hirsh‐Pearson, A. Gonsamo, and J. Snider. 2023. Prioritizing ecological restoration of converted lands in Canada by spatially integrating organic carbon storage and biodiversity benefits. Conservation Science and Practice:e12924.</w:t>
      </w:r>
    </w:p>
    <w:p w14:paraId="2D2AF65F" w14:textId="77777777" w:rsidR="007867B5" w:rsidRPr="007867B5" w:rsidRDefault="007867B5" w:rsidP="5A4B04F8">
      <w:pPr>
        <w:pStyle w:val="Bibliography"/>
        <w:rPr>
          <w:rFonts w:ascii="Times New Roman" w:hAnsi="Times New Roman" w:cs="Times New Roman"/>
          <w:sz w:val="28"/>
          <w:szCs w:val="28"/>
        </w:rPr>
      </w:pPr>
      <w:r w:rsidRPr="5A4B04F8">
        <w:rPr>
          <w:rFonts w:ascii="Times New Roman" w:hAnsi="Times New Roman" w:cs="Times New Roman"/>
          <w:sz w:val="28"/>
          <w:szCs w:val="28"/>
        </w:rPr>
        <w:t>Dickie, M., C. Bampfylde, T. J. Habib, M. Cody, K. Benesh, M. Kellner, M. McLellan, S. Boutin, and R. Serrouya. 2023. Where to begin? A flexible framework to prioritize caribou habitat restoration. Restoration Ecology 31:e13873.</w:t>
      </w:r>
    </w:p>
    <w:p w14:paraId="643A6763" w14:textId="77777777" w:rsidR="007867B5" w:rsidRPr="007867B5" w:rsidRDefault="007867B5" w:rsidP="5A4B04F8">
      <w:pPr>
        <w:pStyle w:val="Bibliography"/>
        <w:rPr>
          <w:rFonts w:ascii="Times New Roman" w:hAnsi="Times New Roman" w:cs="Times New Roman"/>
          <w:sz w:val="28"/>
          <w:szCs w:val="28"/>
        </w:rPr>
      </w:pPr>
      <w:r w:rsidRPr="5A4B04F8">
        <w:rPr>
          <w:rFonts w:ascii="Times New Roman" w:hAnsi="Times New Roman" w:cs="Times New Roman"/>
          <w:sz w:val="28"/>
          <w:szCs w:val="28"/>
        </w:rPr>
        <w:t>Dunning, J. B., B. J. Danielson, and H. R. Pulliam. 1992. Ecological Processes That Affect Populations in Complex Landscapes. Oikos 65:169.</w:t>
      </w:r>
    </w:p>
    <w:p w14:paraId="2F9D28BE" w14:textId="77777777" w:rsidR="007867B5" w:rsidRPr="007867B5" w:rsidRDefault="007867B5" w:rsidP="5A4B04F8">
      <w:pPr>
        <w:pStyle w:val="Bibliography"/>
        <w:rPr>
          <w:rFonts w:ascii="Times New Roman" w:hAnsi="Times New Roman" w:cs="Times New Roman"/>
          <w:sz w:val="28"/>
          <w:szCs w:val="28"/>
        </w:rPr>
      </w:pPr>
      <w:r w:rsidRPr="5A4B04F8">
        <w:rPr>
          <w:rFonts w:ascii="Times New Roman" w:hAnsi="Times New Roman" w:cs="Times New Roman"/>
          <w:sz w:val="28"/>
          <w:szCs w:val="28"/>
        </w:rPr>
        <w:t xml:space="preserve">Fahrig, L., J. I. Watling, C. A. Arnillas, V. Arroyo‐Rodríguez, T. Jörger‐Hickfang, J. Müller, H. M. Pereira, F. Riva, V. Rösch, S. Seibold, T. Tscharntke, and F. May. 2022. Resolving the </w:t>
      </w:r>
      <w:r w:rsidRPr="5A4B04F8">
        <w:rPr>
          <w:rFonts w:ascii="Times New Roman" w:hAnsi="Times New Roman" w:cs="Times New Roman"/>
          <w:smallCaps/>
          <w:sz w:val="28"/>
          <w:szCs w:val="28"/>
        </w:rPr>
        <w:t>SLOSS</w:t>
      </w:r>
      <w:r w:rsidRPr="5A4B04F8">
        <w:rPr>
          <w:rFonts w:ascii="Times New Roman" w:hAnsi="Times New Roman" w:cs="Times New Roman"/>
          <w:sz w:val="28"/>
          <w:szCs w:val="28"/>
        </w:rPr>
        <w:t xml:space="preserve"> dilemma for biodiversity conservation: a research agenda. Biological Reviews 97:99–114.</w:t>
      </w:r>
    </w:p>
    <w:p w14:paraId="3B30CA74" w14:textId="77777777" w:rsidR="007867B5" w:rsidRPr="007867B5" w:rsidRDefault="007867B5" w:rsidP="5A4B04F8">
      <w:pPr>
        <w:pStyle w:val="Bibliography"/>
        <w:rPr>
          <w:rFonts w:ascii="Times New Roman" w:hAnsi="Times New Roman" w:cs="Times New Roman"/>
          <w:sz w:val="28"/>
          <w:szCs w:val="28"/>
        </w:rPr>
      </w:pPr>
      <w:r w:rsidRPr="5A4B04F8">
        <w:rPr>
          <w:rFonts w:ascii="Times New Roman" w:hAnsi="Times New Roman" w:cs="Times New Roman"/>
          <w:sz w:val="28"/>
          <w:szCs w:val="28"/>
        </w:rPr>
        <w:lastRenderedPageBreak/>
        <w:t>Gilbert, B., and M. J. Lechowicz. 2004. Neutrality, niches, and dispersal in a temperate forest understory. Proceedings of the National Academy of Sciences 101:7651–7656.</w:t>
      </w:r>
    </w:p>
    <w:p w14:paraId="59D39E47" w14:textId="77777777" w:rsidR="007867B5" w:rsidRPr="007867B5" w:rsidRDefault="007867B5" w:rsidP="5A4B04F8">
      <w:pPr>
        <w:pStyle w:val="Bibliography"/>
        <w:rPr>
          <w:rFonts w:ascii="Times New Roman" w:hAnsi="Times New Roman" w:cs="Times New Roman"/>
          <w:sz w:val="28"/>
          <w:szCs w:val="28"/>
        </w:rPr>
      </w:pPr>
      <w:r w:rsidRPr="5A4B04F8">
        <w:rPr>
          <w:rFonts w:ascii="Times New Roman" w:hAnsi="Times New Roman" w:cs="Times New Roman"/>
          <w:sz w:val="28"/>
          <w:szCs w:val="28"/>
        </w:rPr>
        <w:t>Haila, Y. 1983. Colonization of islands in a north-boreal Finnish lake by land birds. Annales Zoologici Fennici 20:179–197.</w:t>
      </w:r>
    </w:p>
    <w:p w14:paraId="266BF757" w14:textId="77777777" w:rsidR="007867B5" w:rsidRPr="007867B5" w:rsidRDefault="007867B5" w:rsidP="5A4B04F8">
      <w:pPr>
        <w:pStyle w:val="Bibliography"/>
        <w:rPr>
          <w:rFonts w:ascii="Times New Roman" w:hAnsi="Times New Roman" w:cs="Times New Roman"/>
          <w:sz w:val="28"/>
          <w:szCs w:val="28"/>
        </w:rPr>
      </w:pPr>
      <w:r w:rsidRPr="5A4B04F8">
        <w:rPr>
          <w:rFonts w:ascii="Times New Roman" w:hAnsi="Times New Roman" w:cs="Times New Roman"/>
          <w:sz w:val="28"/>
          <w:szCs w:val="28"/>
        </w:rPr>
        <w:t>Hawkins, B. A., R. Field, H. V. Cornell, D. J. Currie, J.-F. Guégan, D. M. Kaufman, J. T. Kerr, G. G. Mittelbach, T. Oberdorff, E. M. O’Brien, E. E. Porter, and J. R. G. Turner. 2003. Energy, water, and broad-scale geographic patterns of species richness. Ecology 84:3105–3117.</w:t>
      </w:r>
    </w:p>
    <w:p w14:paraId="16FC8D83" w14:textId="77777777" w:rsidR="007867B5" w:rsidRPr="007867B5" w:rsidRDefault="007867B5" w:rsidP="5A4B04F8">
      <w:pPr>
        <w:pStyle w:val="Bibliography"/>
        <w:rPr>
          <w:rFonts w:ascii="Times New Roman" w:hAnsi="Times New Roman" w:cs="Times New Roman"/>
          <w:sz w:val="28"/>
          <w:szCs w:val="28"/>
        </w:rPr>
      </w:pPr>
      <w:r w:rsidRPr="5A4B04F8">
        <w:rPr>
          <w:rFonts w:ascii="Times New Roman" w:hAnsi="Times New Roman" w:cs="Times New Roman"/>
          <w:sz w:val="28"/>
          <w:szCs w:val="28"/>
        </w:rPr>
        <w:t>Hirsh-Pearson, K., C. J. Johnson, R. Schuster, R. D. Wheate, and O. Venter. 2022. Canada’s human footprint reveals large intact areas juxtaposed against areas under immense anthropogenic pressure. FACETS 7:398–419.</w:t>
      </w:r>
    </w:p>
    <w:p w14:paraId="71CDAA50" w14:textId="77777777" w:rsidR="007867B5" w:rsidRPr="007867B5" w:rsidRDefault="007867B5" w:rsidP="5A4B04F8">
      <w:pPr>
        <w:pStyle w:val="Bibliography"/>
        <w:rPr>
          <w:rFonts w:ascii="Times New Roman" w:hAnsi="Times New Roman" w:cs="Times New Roman"/>
          <w:sz w:val="28"/>
          <w:szCs w:val="28"/>
        </w:rPr>
      </w:pPr>
      <w:r w:rsidRPr="5A4B04F8">
        <w:rPr>
          <w:rFonts w:ascii="Times New Roman" w:hAnsi="Times New Roman" w:cs="Times New Roman"/>
          <w:sz w:val="28"/>
          <w:szCs w:val="28"/>
        </w:rPr>
        <w:t>Holt, R. D. 2009. Bringing the Hutchinsonian niche into the 21st century: ecological and evolutionary perspectives. Proceedings of the National Academy of Sciences of the United States of America 106 Suppl:19659–19665.</w:t>
      </w:r>
    </w:p>
    <w:p w14:paraId="7A0BA317" w14:textId="77777777" w:rsidR="007867B5" w:rsidRPr="007867B5" w:rsidRDefault="007867B5" w:rsidP="5A4B04F8">
      <w:pPr>
        <w:pStyle w:val="Bibliography"/>
        <w:rPr>
          <w:rFonts w:ascii="Times New Roman" w:hAnsi="Times New Roman" w:cs="Times New Roman"/>
          <w:sz w:val="28"/>
          <w:szCs w:val="28"/>
        </w:rPr>
      </w:pPr>
      <w:r w:rsidRPr="5A4B04F8">
        <w:rPr>
          <w:rFonts w:ascii="Times New Roman" w:hAnsi="Times New Roman" w:cs="Times New Roman"/>
          <w:sz w:val="28"/>
          <w:szCs w:val="28"/>
        </w:rPr>
        <w:t>Hutchinson, G. E. 1957. Concluding remarks. Cold Spring Harbor Symposia on Quantitative Biology 22:415–427.</w:t>
      </w:r>
    </w:p>
    <w:p w14:paraId="2B7C9614" w14:textId="77777777" w:rsidR="007867B5" w:rsidRPr="007867B5" w:rsidRDefault="007867B5" w:rsidP="5A4B04F8">
      <w:pPr>
        <w:pStyle w:val="Bibliography"/>
        <w:rPr>
          <w:rFonts w:ascii="Times New Roman" w:hAnsi="Times New Roman" w:cs="Times New Roman"/>
          <w:sz w:val="28"/>
          <w:szCs w:val="28"/>
        </w:rPr>
      </w:pPr>
      <w:r w:rsidRPr="5A4B04F8">
        <w:rPr>
          <w:rFonts w:ascii="Times New Roman" w:hAnsi="Times New Roman" w:cs="Times New Roman"/>
          <w:sz w:val="28"/>
          <w:szCs w:val="28"/>
        </w:rPr>
        <w:lastRenderedPageBreak/>
        <w:t>Kallimanis, A. S., A. D. Mazaris, J. Tzanopoulos, J. M. Halley, J. D. Pantis, and S. P. Sgardelis. 2008. How does habitat diversity affect the species–area relationship? Global Ecology and Biogeography 17:532–538.</w:t>
      </w:r>
    </w:p>
    <w:p w14:paraId="65964652" w14:textId="77777777" w:rsidR="007867B5" w:rsidRPr="007867B5" w:rsidRDefault="007867B5" w:rsidP="5A4B04F8">
      <w:pPr>
        <w:pStyle w:val="Bibliography"/>
        <w:rPr>
          <w:rFonts w:ascii="Times New Roman" w:hAnsi="Times New Roman" w:cs="Times New Roman"/>
          <w:sz w:val="28"/>
          <w:szCs w:val="28"/>
        </w:rPr>
      </w:pPr>
      <w:r w:rsidRPr="5A4B04F8">
        <w:rPr>
          <w:rFonts w:ascii="Times New Roman" w:hAnsi="Times New Roman" w:cs="Times New Roman"/>
          <w:sz w:val="28"/>
          <w:szCs w:val="28"/>
        </w:rPr>
        <w:t>Lasky, J. R., and T. H. Keitt. 2013. Reserve Size and Fragmentation Alter Community Assembly, Diversity, and Dynamics. The American Naturalist 182:E142–E160.</w:t>
      </w:r>
    </w:p>
    <w:p w14:paraId="51149573" w14:textId="77777777" w:rsidR="007867B5" w:rsidRPr="007867B5" w:rsidRDefault="007867B5" w:rsidP="5A4B04F8">
      <w:pPr>
        <w:pStyle w:val="Bibliography"/>
        <w:rPr>
          <w:rFonts w:ascii="Times New Roman" w:hAnsi="Times New Roman" w:cs="Times New Roman"/>
          <w:sz w:val="28"/>
          <w:szCs w:val="28"/>
        </w:rPr>
      </w:pPr>
      <w:r w:rsidRPr="5A4B04F8">
        <w:rPr>
          <w:rFonts w:ascii="Times New Roman" w:hAnsi="Times New Roman" w:cs="Times New Roman"/>
          <w:sz w:val="28"/>
          <w:szCs w:val="28"/>
        </w:rPr>
        <w:t>Lasky, J. R., M. Uriarte, V. K. Boukili, and R. L. Chazdon. 2014. Trait-mediated assembly processes predict successional changes in community diversity of tropical forests. Proceedings of the National Academy of Sciences 111:5616–5621.</w:t>
      </w:r>
    </w:p>
    <w:p w14:paraId="1DB63891" w14:textId="77777777" w:rsidR="007867B5" w:rsidRPr="007867B5" w:rsidRDefault="007867B5" w:rsidP="5A4B04F8">
      <w:pPr>
        <w:pStyle w:val="Bibliography"/>
        <w:rPr>
          <w:rFonts w:ascii="Times New Roman" w:hAnsi="Times New Roman" w:cs="Times New Roman"/>
          <w:sz w:val="28"/>
          <w:szCs w:val="28"/>
        </w:rPr>
      </w:pPr>
      <w:r w:rsidRPr="5A4B04F8">
        <w:rPr>
          <w:rFonts w:ascii="Times New Roman" w:hAnsi="Times New Roman" w:cs="Times New Roman"/>
          <w:sz w:val="28"/>
          <w:szCs w:val="28"/>
        </w:rPr>
        <w:t>Mappin, B., A. L. M. Chauvenet, V. M. Adams, M. Di Marco, H. L. Beyer, O. Venter, B. S. Halpern, H. P. Possingham, and J. E. M. Watson. 2019. Restoration priorities to achieve the global protected area target. Conservation Letters 12:e12646.</w:t>
      </w:r>
    </w:p>
    <w:p w14:paraId="72A4D9B4" w14:textId="77777777" w:rsidR="007867B5" w:rsidRPr="007867B5" w:rsidRDefault="007867B5" w:rsidP="5A4B04F8">
      <w:pPr>
        <w:pStyle w:val="Bibliography"/>
        <w:rPr>
          <w:rFonts w:ascii="Times New Roman" w:hAnsi="Times New Roman" w:cs="Times New Roman"/>
          <w:sz w:val="28"/>
          <w:szCs w:val="28"/>
        </w:rPr>
      </w:pPr>
      <w:r w:rsidRPr="5A4B04F8">
        <w:rPr>
          <w:rFonts w:ascii="Times New Roman" w:hAnsi="Times New Roman" w:cs="Times New Roman"/>
          <w:sz w:val="28"/>
          <w:szCs w:val="28"/>
        </w:rPr>
        <w:t>Margules, C. R., and R. L. Pressey. 2000. Systematic conservation planning. Nature 405:243–253.</w:t>
      </w:r>
    </w:p>
    <w:p w14:paraId="3940D616" w14:textId="77777777" w:rsidR="007867B5" w:rsidRPr="007867B5" w:rsidRDefault="007867B5" w:rsidP="5A4B04F8">
      <w:pPr>
        <w:pStyle w:val="Bibliography"/>
        <w:rPr>
          <w:rFonts w:ascii="Times New Roman" w:hAnsi="Times New Roman" w:cs="Times New Roman"/>
          <w:sz w:val="28"/>
          <w:szCs w:val="28"/>
        </w:rPr>
      </w:pPr>
      <w:r w:rsidRPr="5A4B04F8">
        <w:rPr>
          <w:rFonts w:ascii="Times New Roman" w:hAnsi="Times New Roman" w:cs="Times New Roman"/>
          <w:sz w:val="28"/>
          <w:szCs w:val="28"/>
        </w:rPr>
        <w:t>Martin, P. R., and C. K. Ghalambor. 2023. A Case for the “Competitive Exclusion–Tolerance Rule” as a General Cause of Species Turnover along Environmental Gradients. The American Naturalist 202:1–17.</w:t>
      </w:r>
    </w:p>
    <w:p w14:paraId="0761E209" w14:textId="77777777" w:rsidR="007867B5" w:rsidRPr="007867B5" w:rsidRDefault="007867B5" w:rsidP="5A4B04F8">
      <w:pPr>
        <w:pStyle w:val="Bibliography"/>
        <w:rPr>
          <w:rFonts w:ascii="Times New Roman" w:hAnsi="Times New Roman" w:cs="Times New Roman"/>
          <w:sz w:val="28"/>
          <w:szCs w:val="28"/>
        </w:rPr>
      </w:pPr>
      <w:r w:rsidRPr="5A4B04F8">
        <w:rPr>
          <w:rFonts w:ascii="Times New Roman" w:hAnsi="Times New Roman" w:cs="Times New Roman"/>
          <w:sz w:val="28"/>
          <w:szCs w:val="28"/>
        </w:rPr>
        <w:lastRenderedPageBreak/>
        <w:t>McRae, B. H., B. G. Dickson, T. H. Keitt, and V. B. Shah. 2008. Using circuit theory to model connectivity in ecology, evolution, and conservation. Ecology 89:2712–2724.</w:t>
      </w:r>
    </w:p>
    <w:p w14:paraId="51293727" w14:textId="77777777" w:rsidR="007867B5" w:rsidRPr="007867B5" w:rsidRDefault="007867B5" w:rsidP="5A4B04F8">
      <w:pPr>
        <w:pStyle w:val="Bibliography"/>
        <w:rPr>
          <w:rFonts w:ascii="Times New Roman" w:hAnsi="Times New Roman" w:cs="Times New Roman"/>
          <w:sz w:val="28"/>
          <w:szCs w:val="28"/>
        </w:rPr>
      </w:pPr>
      <w:r w:rsidRPr="5A4B04F8">
        <w:rPr>
          <w:rFonts w:ascii="Times New Roman" w:hAnsi="Times New Roman" w:cs="Times New Roman"/>
          <w:sz w:val="28"/>
          <w:szCs w:val="28"/>
        </w:rPr>
        <w:t>Mouquet, N., and M. Loreau. 2003. Community Patterns in Source‐Sink Metacommunities. The American Naturalist 162:544–557.</w:t>
      </w:r>
    </w:p>
    <w:p w14:paraId="3535C2BD" w14:textId="77777777" w:rsidR="007867B5" w:rsidRPr="007867B5" w:rsidRDefault="007867B5" w:rsidP="5A4B04F8">
      <w:pPr>
        <w:pStyle w:val="Bibliography"/>
        <w:rPr>
          <w:rFonts w:ascii="Times New Roman" w:hAnsi="Times New Roman" w:cs="Times New Roman"/>
          <w:sz w:val="28"/>
          <w:szCs w:val="28"/>
        </w:rPr>
      </w:pPr>
      <w:r w:rsidRPr="5A4B04F8">
        <w:rPr>
          <w:rFonts w:ascii="Times New Roman" w:hAnsi="Times New Roman" w:cs="Times New Roman"/>
          <w:sz w:val="28"/>
          <w:szCs w:val="28"/>
        </w:rPr>
        <w:t>Opedal, Ø. H., W. S. Armbruster, and B. J. Graae. 2015. Linking small-scale topography with microclimate, plant species diversity and intra-specific trait variation in an alpine landscape. Plant Ecology &amp; Diversity 8:305–315.</w:t>
      </w:r>
    </w:p>
    <w:p w14:paraId="6A7C91E4" w14:textId="77777777" w:rsidR="007867B5" w:rsidRPr="007867B5" w:rsidRDefault="007867B5" w:rsidP="5A4B04F8">
      <w:pPr>
        <w:pStyle w:val="Bibliography"/>
        <w:rPr>
          <w:rFonts w:ascii="Times New Roman" w:hAnsi="Times New Roman" w:cs="Times New Roman"/>
          <w:sz w:val="28"/>
          <w:szCs w:val="28"/>
        </w:rPr>
      </w:pPr>
      <w:r w:rsidRPr="5A4B04F8">
        <w:rPr>
          <w:rFonts w:ascii="Times New Roman" w:hAnsi="Times New Roman" w:cs="Times New Roman"/>
          <w:sz w:val="28"/>
          <w:szCs w:val="28"/>
        </w:rPr>
        <w:t>Pither, R., P. O’Brien, A. Brennan, K. Hirsh-Pearson, and J. Bowman. 2023. Predicting areas important for ecological connectivity throughout Canada. PLOS ONE 18:e0281980.</w:t>
      </w:r>
    </w:p>
    <w:p w14:paraId="47F5D1BC" w14:textId="77777777" w:rsidR="007867B5" w:rsidRPr="007867B5" w:rsidRDefault="007867B5" w:rsidP="5A4B04F8">
      <w:pPr>
        <w:pStyle w:val="Bibliography"/>
        <w:rPr>
          <w:rFonts w:ascii="Times New Roman" w:hAnsi="Times New Roman" w:cs="Times New Roman"/>
          <w:sz w:val="28"/>
          <w:szCs w:val="28"/>
        </w:rPr>
      </w:pPr>
      <w:r w:rsidRPr="5A4B04F8">
        <w:rPr>
          <w:rFonts w:ascii="Times New Roman" w:hAnsi="Times New Roman" w:cs="Times New Roman"/>
          <w:sz w:val="28"/>
          <w:szCs w:val="28"/>
        </w:rPr>
        <w:t>Riva, F., and L. Fahrig. 2022. Landscape‐scale habitat fragmentation is positively related to biodiversity, despite patch‐scale ecosystem decay. Ecology Letters:ele.14145.</w:t>
      </w:r>
    </w:p>
    <w:p w14:paraId="3C7C0771" w14:textId="77777777" w:rsidR="007867B5" w:rsidRPr="007867B5" w:rsidRDefault="007867B5" w:rsidP="5A4B04F8">
      <w:pPr>
        <w:pStyle w:val="Bibliography"/>
        <w:rPr>
          <w:rFonts w:ascii="Times New Roman" w:hAnsi="Times New Roman" w:cs="Times New Roman"/>
          <w:sz w:val="28"/>
          <w:szCs w:val="28"/>
        </w:rPr>
      </w:pPr>
      <w:r w:rsidRPr="5A4B04F8">
        <w:rPr>
          <w:rFonts w:ascii="Times New Roman" w:hAnsi="Times New Roman" w:cs="Times New Roman"/>
          <w:sz w:val="28"/>
          <w:szCs w:val="28"/>
        </w:rPr>
        <w:t>Riva, F., and L. Fahrig. 2023. Obstruction of biodiversity conservation by minimum patch size criteria. Conservation Biology:e14092.</w:t>
      </w:r>
    </w:p>
    <w:p w14:paraId="7D365456" w14:textId="77777777" w:rsidR="007867B5" w:rsidRPr="007867B5" w:rsidRDefault="007867B5" w:rsidP="5A4B04F8">
      <w:pPr>
        <w:pStyle w:val="Bibliography"/>
        <w:rPr>
          <w:rFonts w:ascii="Times New Roman" w:hAnsi="Times New Roman" w:cs="Times New Roman"/>
          <w:sz w:val="28"/>
          <w:szCs w:val="28"/>
        </w:rPr>
      </w:pPr>
      <w:r w:rsidRPr="5A4B04F8">
        <w:rPr>
          <w:rFonts w:ascii="Times New Roman" w:hAnsi="Times New Roman" w:cs="Times New Roman"/>
          <w:sz w:val="28"/>
          <w:szCs w:val="28"/>
        </w:rPr>
        <w:t>Schoener, T. W. 1974. Resource partitioning in ecological communities. Science 185:27–39.</w:t>
      </w:r>
    </w:p>
    <w:p w14:paraId="284E62BA" w14:textId="77777777" w:rsidR="007867B5" w:rsidRPr="007867B5" w:rsidRDefault="007867B5" w:rsidP="5A4B04F8">
      <w:pPr>
        <w:pStyle w:val="Bibliography"/>
        <w:rPr>
          <w:rFonts w:ascii="Times New Roman" w:hAnsi="Times New Roman" w:cs="Times New Roman"/>
          <w:sz w:val="28"/>
          <w:szCs w:val="28"/>
        </w:rPr>
      </w:pPr>
      <w:r w:rsidRPr="5A4B04F8">
        <w:rPr>
          <w:rFonts w:ascii="Times New Roman" w:hAnsi="Times New Roman" w:cs="Times New Roman"/>
          <w:sz w:val="28"/>
          <w:szCs w:val="28"/>
        </w:rPr>
        <w:t>Silvertown, J. 2004. Plant coexistence and the niche. Trends in Ecology and Evolution 19:605–611.</w:t>
      </w:r>
    </w:p>
    <w:p w14:paraId="622E3A3B" w14:textId="77777777" w:rsidR="007867B5" w:rsidRPr="007867B5" w:rsidRDefault="007867B5" w:rsidP="5A4B04F8">
      <w:pPr>
        <w:pStyle w:val="Bibliography"/>
        <w:rPr>
          <w:rFonts w:ascii="Times New Roman" w:hAnsi="Times New Roman" w:cs="Times New Roman"/>
          <w:sz w:val="28"/>
          <w:szCs w:val="28"/>
        </w:rPr>
      </w:pPr>
      <w:r w:rsidRPr="5A4B04F8">
        <w:rPr>
          <w:rFonts w:ascii="Times New Roman" w:hAnsi="Times New Roman" w:cs="Times New Roman"/>
          <w:sz w:val="28"/>
          <w:szCs w:val="28"/>
        </w:rPr>
        <w:lastRenderedPageBreak/>
        <w:t xml:space="preserve">Smith, A. C., K. M. Dahlin, S. Record, J. K. Costanza, A. M. Wilson, and P. L. Zarnetske. 2021. The </w:t>
      </w:r>
      <w:r w:rsidRPr="5A4B04F8">
        <w:rPr>
          <w:rFonts w:ascii="Times New Roman" w:hAnsi="Times New Roman" w:cs="Times New Roman"/>
          <w:smallCaps/>
          <w:sz w:val="28"/>
          <w:szCs w:val="28"/>
        </w:rPr>
        <w:t>geodiv r</w:t>
      </w:r>
      <w:r w:rsidRPr="5A4B04F8">
        <w:rPr>
          <w:rFonts w:ascii="Times New Roman" w:hAnsi="Times New Roman" w:cs="Times New Roman"/>
          <w:sz w:val="28"/>
          <w:szCs w:val="28"/>
        </w:rPr>
        <w:t xml:space="preserve"> package: Tools for calculating gradient surface metrics. Methods in Ecology and Evolution 12:2094–2100.</w:t>
      </w:r>
    </w:p>
    <w:p w14:paraId="227CE046" w14:textId="77777777" w:rsidR="007867B5" w:rsidRPr="007867B5" w:rsidRDefault="007867B5" w:rsidP="5A4B04F8">
      <w:pPr>
        <w:pStyle w:val="Bibliography"/>
        <w:rPr>
          <w:rFonts w:ascii="Times New Roman" w:hAnsi="Times New Roman" w:cs="Times New Roman"/>
          <w:sz w:val="28"/>
          <w:szCs w:val="28"/>
        </w:rPr>
      </w:pPr>
      <w:r w:rsidRPr="5A4B04F8">
        <w:rPr>
          <w:rFonts w:ascii="Times New Roman" w:hAnsi="Times New Roman" w:cs="Times New Roman"/>
          <w:sz w:val="28"/>
          <w:szCs w:val="28"/>
        </w:rPr>
        <w:t>Stein, A., K. Gerstner, and H. Kreft. 2014. Environmental heterogeneity as a universal driver of species richness across taxa, biomes and spatial scales. Ecology Letters 17:866–880.</w:t>
      </w:r>
    </w:p>
    <w:p w14:paraId="2BB4940E" w14:textId="77777777" w:rsidR="007867B5" w:rsidRPr="007867B5" w:rsidRDefault="007867B5" w:rsidP="5A4B04F8">
      <w:pPr>
        <w:pStyle w:val="Bibliography"/>
        <w:rPr>
          <w:rFonts w:ascii="Times New Roman" w:hAnsi="Times New Roman" w:cs="Times New Roman"/>
          <w:sz w:val="28"/>
          <w:szCs w:val="28"/>
        </w:rPr>
      </w:pPr>
      <w:r w:rsidRPr="5A4B04F8">
        <w:rPr>
          <w:rFonts w:ascii="Times New Roman" w:hAnsi="Times New Roman" w:cs="Times New Roman"/>
          <w:sz w:val="28"/>
          <w:szCs w:val="28"/>
        </w:rPr>
        <w:t>Strassburg, B. B. N., A. Iribarrem, H. L. Beyer, C. L. Cordeiro, R. Crouzeilles, C. C. Jakovac, A. Braga Junqueira, E. Lacerda, A. E. Latawiec, A. Balmford, T. M. Brooks, S. H. M. Butchart, R. L. Chazdon, K.-H. Erb, P. Brancalion, G. Buchanan, D. Cooper, S. Díaz, P. F. Donald, V. Kapos, D. Leclère, L. Miles, M. Obersteiner, C. Plutzar, C. A. de M. Scaramuzza, F. R. Scarano, and P. Visconti. 2020. Global priority areas for ecosystem restoration. Nature 586:724–729.</w:t>
      </w:r>
    </w:p>
    <w:p w14:paraId="49A0A085" w14:textId="77777777" w:rsidR="007867B5" w:rsidRPr="007867B5" w:rsidRDefault="007867B5" w:rsidP="5A4B04F8">
      <w:pPr>
        <w:pStyle w:val="Bibliography"/>
        <w:rPr>
          <w:rFonts w:ascii="Times New Roman" w:hAnsi="Times New Roman" w:cs="Times New Roman"/>
          <w:sz w:val="28"/>
          <w:szCs w:val="28"/>
        </w:rPr>
      </w:pPr>
      <w:r w:rsidRPr="5A4B04F8">
        <w:rPr>
          <w:rFonts w:ascii="Times New Roman" w:hAnsi="Times New Roman" w:cs="Times New Roman"/>
          <w:sz w:val="28"/>
          <w:szCs w:val="28"/>
        </w:rPr>
        <w:t>Suzuki, Y., and E. P. Economo. 2021. From species sorting to mass effects: spatial network structure mediates the shift between metacommunity archetypes. Ecography 44:715–726.</w:t>
      </w:r>
    </w:p>
    <w:p w14:paraId="323AFA70" w14:textId="77777777" w:rsidR="007867B5" w:rsidRPr="007867B5" w:rsidRDefault="007867B5" w:rsidP="5A4B04F8">
      <w:pPr>
        <w:pStyle w:val="Bibliography"/>
        <w:rPr>
          <w:rFonts w:ascii="Times New Roman" w:hAnsi="Times New Roman" w:cs="Times New Roman"/>
          <w:sz w:val="28"/>
          <w:szCs w:val="28"/>
        </w:rPr>
      </w:pPr>
      <w:r w:rsidRPr="5A4B04F8">
        <w:rPr>
          <w:rFonts w:ascii="Times New Roman" w:hAnsi="Times New Roman" w:cs="Times New Roman"/>
          <w:sz w:val="28"/>
          <w:szCs w:val="28"/>
        </w:rPr>
        <w:t>Tews, J., U. Brose, V. Grimm, K. Tielbörger, M. C. Wichmann, M. Schwager, and F. Jeltsch. 2004. Animal species diversity driven by habitat heterogeneity/diversity: the importance of keystone structures. Journal of Biogeography 31:79–92.</w:t>
      </w:r>
    </w:p>
    <w:p w14:paraId="1BA678A6" w14:textId="77777777" w:rsidR="007867B5" w:rsidRPr="007867B5" w:rsidRDefault="007867B5" w:rsidP="5A4B04F8">
      <w:pPr>
        <w:pStyle w:val="Bibliography"/>
        <w:rPr>
          <w:rFonts w:ascii="Times New Roman" w:hAnsi="Times New Roman" w:cs="Times New Roman"/>
          <w:sz w:val="28"/>
          <w:szCs w:val="28"/>
        </w:rPr>
      </w:pPr>
      <w:r w:rsidRPr="5A4B04F8">
        <w:rPr>
          <w:rFonts w:ascii="Times New Roman" w:hAnsi="Times New Roman" w:cs="Times New Roman"/>
          <w:sz w:val="28"/>
          <w:szCs w:val="28"/>
        </w:rPr>
        <w:lastRenderedPageBreak/>
        <w:t>Thompson, P. L., L. Melissa Guzman, L. De Meester, Z. Horváth, R. Ptacnik, B. Vanschoenwinkel, D. S. Viana, and J. M. Chase. 2020. A process-based metacommunity framework linking local and regional scale community ecology. Ecology Letters 23:1314–1329.</w:t>
      </w:r>
    </w:p>
    <w:p w14:paraId="5C6F499A" w14:textId="77777777" w:rsidR="007867B5" w:rsidRPr="007867B5" w:rsidRDefault="007867B5" w:rsidP="5A4B04F8">
      <w:pPr>
        <w:pStyle w:val="Bibliography"/>
        <w:rPr>
          <w:rFonts w:ascii="Times New Roman" w:hAnsi="Times New Roman" w:cs="Times New Roman"/>
          <w:sz w:val="28"/>
          <w:szCs w:val="28"/>
        </w:rPr>
      </w:pPr>
      <w:r w:rsidRPr="5A4B04F8">
        <w:rPr>
          <w:rFonts w:ascii="Times New Roman" w:hAnsi="Times New Roman" w:cs="Times New Roman"/>
          <w:sz w:val="28"/>
          <w:szCs w:val="28"/>
        </w:rPr>
        <w:t>Timpane-Padgham, B. L., T. Beechie, and T. Klinger. 2017. A systematic review of ecological attributes that confer resilience to climate change in environmental restoration. PLOS ONE 12:e0173812.</w:t>
      </w:r>
    </w:p>
    <w:p w14:paraId="346775DC" w14:textId="77777777" w:rsidR="007867B5" w:rsidRPr="007867B5" w:rsidRDefault="007867B5" w:rsidP="5A4B04F8">
      <w:pPr>
        <w:pStyle w:val="Bibliography"/>
        <w:rPr>
          <w:rFonts w:ascii="Times New Roman" w:hAnsi="Times New Roman" w:cs="Times New Roman"/>
          <w:sz w:val="28"/>
          <w:szCs w:val="28"/>
        </w:rPr>
      </w:pPr>
      <w:r w:rsidRPr="5A4B04F8">
        <w:rPr>
          <w:rFonts w:ascii="Times New Roman" w:hAnsi="Times New Roman" w:cs="Times New Roman"/>
          <w:sz w:val="28"/>
          <w:szCs w:val="28"/>
        </w:rPr>
        <w:t>Vellend, M. 2010. Conceptual synthesis in community ecology. The Quarterly review of biology 85:183–206.</w:t>
      </w:r>
    </w:p>
    <w:p w14:paraId="00213565" w14:textId="77777777" w:rsidR="007867B5" w:rsidRPr="007867B5" w:rsidRDefault="007867B5" w:rsidP="5A4B04F8">
      <w:pPr>
        <w:pStyle w:val="Bibliography"/>
        <w:rPr>
          <w:rFonts w:ascii="Times New Roman" w:hAnsi="Times New Roman" w:cs="Times New Roman"/>
          <w:sz w:val="28"/>
          <w:szCs w:val="28"/>
        </w:rPr>
      </w:pPr>
      <w:r w:rsidRPr="5A4B04F8">
        <w:rPr>
          <w:rFonts w:ascii="Times New Roman" w:hAnsi="Times New Roman" w:cs="Times New Roman"/>
          <w:sz w:val="28"/>
          <w:szCs w:val="28"/>
        </w:rPr>
        <w:t>Wright, D. H. 1983. Species-energy theory: an extension of species-area theory. Oikos 41:496–506.</w:t>
      </w:r>
    </w:p>
    <w:p w14:paraId="39F8FC9A" w14:textId="2D5A704B" w:rsidR="00171CB9" w:rsidRPr="00F32C74" w:rsidRDefault="00F31CAE" w:rsidP="006466B7">
      <w:pPr>
        <w:spacing w:line="240" w:lineRule="auto"/>
        <w:rPr>
          <w:rFonts w:ascii="Times New Roman" w:hAnsi="Times New Roman" w:cs="Times New Roman"/>
        </w:rPr>
      </w:pPr>
      <w:r>
        <w:rPr>
          <w:rFonts w:ascii="Times New Roman" w:hAnsi="Times New Roman" w:cs="Times New Roman"/>
        </w:rPr>
        <w:fldChar w:fldCharType="end"/>
      </w:r>
      <w:r w:rsidR="008D7E35">
        <w:rPr>
          <w:rFonts w:ascii="Times New Roman" w:hAnsi="Times New Roman" w:cs="Times New Roman"/>
        </w:rPr>
        <w:t xml:space="preserve"> </w:t>
      </w:r>
    </w:p>
    <w:sectPr w:rsidR="00171CB9" w:rsidRPr="00F32C74">
      <w:footerReference w:type="default" r:id="rId13"/>
      <w:pgSz w:w="12240" w:h="15840"/>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3" w:author="Erica Newton" w:date="2024-11-22T12:37:00Z" w:initials="EN">
    <w:p w14:paraId="1784FBA1" w14:textId="77777777" w:rsidR="00617629" w:rsidRDefault="00617629" w:rsidP="0063295B">
      <w:pPr>
        <w:pStyle w:val="CommentText"/>
      </w:pPr>
      <w:r>
        <w:rPr>
          <w:rStyle w:val="CommentReference"/>
        </w:rPr>
        <w:annotationRef/>
      </w:r>
      <w:r>
        <w:rPr>
          <w:lang w:val="en-US"/>
        </w:rPr>
        <w:t>Never really considered this before but maybe sites "in proximity" to mines that otherwise aren't degraded shouldn't be included. What restoration would change how close they are to the mine?</w:t>
      </w:r>
    </w:p>
  </w:comment>
  <w:comment w:id="4" w:author="Holt, Ryan (MNR)" w:date="2024-11-22T21:04:00Z" w:initials="HR">
    <w:p w14:paraId="58029EA3" w14:textId="47EADB0D" w:rsidR="7880185A" w:rsidRDefault="00390EF9">
      <w:pPr>
        <w:pStyle w:val="CommentText"/>
      </w:pPr>
      <w:r>
        <w:rPr>
          <w:rStyle w:val="CommentReference"/>
        </w:rPr>
        <w:annotationRef/>
      </w:r>
      <w:r w:rsidRPr="2205BE01">
        <w:t>The logic of why Hirsh-Pearson et al. and Currie et al. considered these areas degraded are because the</w:t>
      </w:r>
      <w:r w:rsidRPr="2205BE01">
        <w:t>y mentioned other proximal effects related to mining that aren't easy to measure - they list noise pollution, alteration of topography and watercourses, sedimentation of waterways, removal of topsoil, and air and water pollution.</w:t>
      </w:r>
    </w:p>
  </w:comment>
  <w:comment w:id="10" w:author="Erica Newton" w:date="2024-11-22T12:40:00Z" w:initials="EN">
    <w:p w14:paraId="2918A556" w14:textId="77777777" w:rsidR="003C452F" w:rsidRDefault="003C452F" w:rsidP="00E12CF8">
      <w:pPr>
        <w:pStyle w:val="CommentText"/>
      </w:pPr>
      <w:r>
        <w:rPr>
          <w:rStyle w:val="CommentReference"/>
        </w:rPr>
        <w:annotationRef/>
      </w:r>
      <w:r>
        <w:rPr>
          <w:lang w:val="en-US"/>
        </w:rPr>
        <w:t>This is maybe too late in the game for this, but I disagree, especially considering our thresholds for degraded land - e.g., some light at night, 1000 m from a mine, etc. Perhaps we could say "they are given a biodiversity value of 0 in the tool". This separates what we believe to be true from what we do in the tool.</w:t>
      </w:r>
    </w:p>
  </w:comment>
  <w:comment w:id="11" w:author="Holt, Ryan (MNR)" w:date="2024-11-22T20:52:00Z" w:initials="HR">
    <w:p w14:paraId="51E065EE" w14:textId="6E873B37" w:rsidR="769F456A" w:rsidRDefault="00390EF9">
      <w:pPr>
        <w:pStyle w:val="CommentText"/>
      </w:pPr>
      <w:r>
        <w:rPr>
          <w:rStyle w:val="CommentReference"/>
        </w:rPr>
        <w:annotationRef/>
      </w:r>
      <w:r w:rsidRPr="78051E49">
        <w:t xml:space="preserve">I agree. From the start of </w:t>
      </w:r>
      <w:bookmarkStart w:id="12" w:name="_GoBack"/>
      <w:bookmarkEnd w:id="12"/>
      <w:r w:rsidR="00372983" w:rsidRPr="78051E49">
        <w:t>development,</w:t>
      </w:r>
      <w:r w:rsidRPr="78051E49">
        <w:t xml:space="preserve"> we admitted this is a pretty big assumption, but maybe that needs to be made more clear </w:t>
      </w:r>
    </w:p>
  </w:comment>
  <w:comment w:id="15" w:author="Erica Newton" w:date="2024-11-06T13:48:00Z" w:initials="EN">
    <w:p w14:paraId="470A4E8E" w14:textId="18CD255E" w:rsidR="00B0210D" w:rsidRDefault="00B0210D" w:rsidP="00315604">
      <w:pPr>
        <w:pStyle w:val="CommentText"/>
      </w:pPr>
      <w:r>
        <w:rPr>
          <w:rStyle w:val="CommentReference"/>
        </w:rPr>
        <w:annotationRef/>
      </w:r>
      <w:r>
        <w:rPr>
          <w:lang w:val="en-US"/>
        </w:rPr>
        <w:t>clarify</w:t>
      </w:r>
    </w:p>
  </w:comment>
  <w:comment w:id="16" w:author="Feldman, Richard (MNR)" w:date="2024-11-14T10:24:00Z" w:initials="F(">
    <w:p w14:paraId="25BDF790" w14:textId="039708E6" w:rsidR="00307107" w:rsidRDefault="00307107">
      <w:pPr>
        <w:pStyle w:val="CommentText"/>
      </w:pPr>
      <w:r>
        <w:rPr>
          <w:rStyle w:val="CommentReference"/>
        </w:rPr>
        <w:annotationRef/>
      </w:r>
      <w:r w:rsidRPr="5788307F">
        <w:t>Is it better?</w:t>
      </w:r>
    </w:p>
  </w:comment>
  <w:comment w:id="17" w:author="Erica Newton" w:date="2024-11-22T12:43:00Z" w:initials="EN">
    <w:p w14:paraId="796F981B" w14:textId="77777777" w:rsidR="00374898" w:rsidRDefault="00374898" w:rsidP="009264F8">
      <w:pPr>
        <w:pStyle w:val="CommentText"/>
      </w:pPr>
      <w:r>
        <w:rPr>
          <w:rStyle w:val="CommentReference"/>
        </w:rPr>
        <w:annotationRef/>
      </w:r>
      <w:r>
        <w:rPr>
          <w:lang w:val="en-US"/>
        </w:rPr>
        <w:t>Yes thanks</w:t>
      </w:r>
    </w:p>
  </w:comment>
  <w:comment w:id="18" w:author="Erica Newton" w:date="2024-11-06T13:56:00Z" w:initials="EN">
    <w:p w14:paraId="31C93A2E" w14:textId="3D3647F1" w:rsidR="004105C8" w:rsidRDefault="004105C8" w:rsidP="00454D4F">
      <w:pPr>
        <w:pStyle w:val="CommentText"/>
      </w:pPr>
      <w:r>
        <w:rPr>
          <w:rStyle w:val="CommentReference"/>
        </w:rPr>
        <w:annotationRef/>
      </w:r>
      <w:r>
        <w:rPr>
          <w:lang w:val="en-US"/>
        </w:rPr>
        <w:t xml:space="preserve">I think more explanation is needed here. </w:t>
      </w:r>
    </w:p>
  </w:comment>
  <w:comment w:id="19" w:author="Feldman, Richard (MNR)" w:date="2024-11-14T10:43:00Z" w:initials="F(">
    <w:p w14:paraId="27BF7F85" w14:textId="56C0000F" w:rsidR="00307107" w:rsidRDefault="00307107">
      <w:pPr>
        <w:pStyle w:val="CommentText"/>
      </w:pPr>
      <w:r>
        <w:rPr>
          <w:rStyle w:val="CommentReference"/>
        </w:rPr>
        <w:annotationRef/>
      </w:r>
      <w:r w:rsidRPr="2CC9D2C0">
        <w:t>How's this?</w:t>
      </w:r>
    </w:p>
  </w:comment>
  <w:comment w:id="20" w:author="Erica Newton" w:date="2024-11-22T12:43:00Z" w:initials="EN">
    <w:p w14:paraId="70FEA508" w14:textId="77777777" w:rsidR="00F10938" w:rsidRDefault="00F10938" w:rsidP="00662322">
      <w:pPr>
        <w:pStyle w:val="CommentText"/>
      </w:pPr>
      <w:r>
        <w:rPr>
          <w:rStyle w:val="CommentReference"/>
        </w:rPr>
        <w:annotationRef/>
      </w:r>
      <w:r>
        <w:rPr>
          <w:lang w:val="en-US"/>
        </w:rPr>
        <w:t>Great! Thanks.</w:t>
      </w:r>
    </w:p>
  </w:comment>
  <w:comment w:id="21" w:author="Erica Newton" w:date="2024-11-06T05:58:00Z" w:initials="EN">
    <w:p w14:paraId="32065B9B" w14:textId="3D3C2978" w:rsidR="00307107" w:rsidRDefault="00307107">
      <w:pPr>
        <w:pStyle w:val="CommentText"/>
      </w:pPr>
      <w:r>
        <w:rPr>
          <w:rStyle w:val="CommentReference"/>
        </w:rPr>
        <w:annotationRef/>
      </w:r>
      <w:r w:rsidRPr="5089A201">
        <w:t>Consider rewording/simplifying to make this more accessible to a broader audience.</w:t>
      </w:r>
    </w:p>
  </w:comment>
  <w:comment w:id="22" w:author="Feldman, Richard (MNR)" w:date="2024-11-14T11:36:00Z" w:initials="F(">
    <w:p w14:paraId="44F8AEA6" w14:textId="408871B5" w:rsidR="00307107" w:rsidRDefault="00307107">
      <w:pPr>
        <w:pStyle w:val="CommentText"/>
      </w:pPr>
      <w:r>
        <w:rPr>
          <w:rStyle w:val="CommentReference"/>
        </w:rPr>
        <w:annotationRef/>
      </w:r>
      <w:r w:rsidRPr="6809F128">
        <w:t>Better?</w:t>
      </w:r>
    </w:p>
  </w:comment>
  <w:comment w:id="23" w:author="Erica Newton" w:date="2024-11-22T12:45:00Z" w:initials="EN">
    <w:p w14:paraId="15954CF9" w14:textId="77777777" w:rsidR="00307107" w:rsidRDefault="00307107" w:rsidP="00660094">
      <w:pPr>
        <w:pStyle w:val="CommentText"/>
      </w:pPr>
      <w:r>
        <w:rPr>
          <w:rStyle w:val="CommentReference"/>
        </w:rPr>
        <w:annotationRef/>
      </w:r>
      <w:r>
        <w:rPr>
          <w:lang w:val="en-US"/>
        </w:rPr>
        <w:t>Yes! Great, thanks.</w:t>
      </w:r>
    </w:p>
  </w:comment>
  <w:comment w:id="24" w:author="Erica Newton" w:date="2024-11-06T14:01:00Z" w:initials="EN">
    <w:p w14:paraId="318D241B" w14:textId="60062096" w:rsidR="00575C1A" w:rsidRDefault="00AF2DCD" w:rsidP="003216F2">
      <w:pPr>
        <w:pStyle w:val="CommentText"/>
      </w:pPr>
      <w:r>
        <w:rPr>
          <w:rStyle w:val="CommentReference"/>
        </w:rPr>
        <w:annotationRef/>
      </w:r>
      <w:r w:rsidR="00575C1A">
        <w:t>This is helpful. How would a user know what the main processes acting on a landscape were? Can you give some real-world examples?</w:t>
      </w:r>
    </w:p>
  </w:comment>
  <w:comment w:id="25" w:author="Feldman, Richard (MNR)" w:date="2024-11-14T11:58:00Z" w:initials="F(">
    <w:p w14:paraId="0BE07FB7" w14:textId="57998AB2" w:rsidR="00307107" w:rsidRDefault="00307107">
      <w:pPr>
        <w:pStyle w:val="CommentText"/>
      </w:pPr>
      <w:r>
        <w:rPr>
          <w:rStyle w:val="CommentReference"/>
        </w:rPr>
        <w:annotationRef/>
      </w:r>
      <w:r w:rsidRPr="3951C42C">
        <w:t>I'm not sure we have a good handle on this yet, converting this to the real world, beyond what someone might "guess" for their particular landscape or taxa. Eventually I will add something, but I'll leave it for right now.</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1784FBA1" w15:done="0"/>
  <w15:commentEx w15:paraId="58029EA3" w15:paraIdParent="1784FBA1" w15:done="0"/>
  <w15:commentEx w15:paraId="2918A556" w15:done="0"/>
  <w15:commentEx w15:paraId="51E065EE" w15:paraIdParent="2918A556" w15:done="0"/>
  <w15:commentEx w15:paraId="470A4E8E" w15:done="1"/>
  <w15:commentEx w15:paraId="25BDF790" w15:paraIdParent="470A4E8E" w15:done="1"/>
  <w15:commentEx w15:paraId="796F981B" w15:paraIdParent="470A4E8E" w15:done="1"/>
  <w15:commentEx w15:paraId="31C93A2E" w15:done="1"/>
  <w15:commentEx w15:paraId="27BF7F85" w15:paraIdParent="31C93A2E" w15:done="1"/>
  <w15:commentEx w15:paraId="70FEA508" w15:paraIdParent="31C93A2E" w15:done="1"/>
  <w15:commentEx w15:paraId="32065B9B" w15:done="1"/>
  <w15:commentEx w15:paraId="44F8AEA6" w15:paraIdParent="32065B9B" w15:done="1"/>
  <w15:commentEx w15:paraId="15954CF9" w15:paraIdParent="32065B9B" w15:done="1"/>
  <w15:commentEx w15:paraId="318D241B" w15:done="1"/>
  <w15:commentEx w15:paraId="0BE07FB7" w15:paraIdParent="318D241B" w15:done="1"/>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2AEAF974" w16cex:dateUtc="2024-11-22T17:37:00Z"/>
  <w16cex:commentExtensible w16cex:durableId="2AEAFA21" w16cex:dateUtc="2024-11-22T17:40:00Z"/>
  <w16cex:commentExtensible w16cex:durableId="2AD5F22D" w16cex:dateUtc="2024-11-06T18:48:00Z"/>
  <w16cex:commentExtensible w16cex:durableId="1FE4265C" w16cex:dateUtc="2024-11-14T15:24:00Z"/>
  <w16cex:commentExtensible w16cex:durableId="2AEAFAE3" w16cex:dateUtc="2024-11-22T17:43:00Z"/>
  <w16cex:commentExtensible w16cex:durableId="2AD5F3F1" w16cex:dateUtc="2024-11-06T18:56:00Z"/>
  <w16cex:commentExtensible w16cex:durableId="54B9D801" w16cex:dateUtc="2024-11-14T15:43:00Z"/>
  <w16cex:commentExtensible w16cex:durableId="2AEAFB03" w16cex:dateUtc="2024-11-22T17:43:00Z"/>
  <w16cex:commentExtensible w16cex:durableId="2AD5F481" w16cex:dateUtc="2024-11-06T18:58:00Z"/>
  <w16cex:commentExtensible w16cex:durableId="1AAB8281" w16cex:dateUtc="2024-11-14T16:36:00Z"/>
  <w16cex:commentExtensible w16cex:durableId="2AEAFB73" w16cex:dateUtc="2024-11-22T17:45:00Z"/>
  <w16cex:commentExtensible w16cex:durableId="2AD5F51D" w16cex:dateUtc="2024-11-06T19:01:00Z"/>
  <w16cex:commentExtensible w16cex:durableId="2772DA9F" w16cex:dateUtc="2024-11-14T16:58:00Z"/>
  <w16cex:commentExtensible w16cex:durableId="20BC11AD" w16cex:dateUtc="2024-11-23T01:52:47.841Z"/>
  <w16cex:commentExtensible w16cex:durableId="495EF938" w16cex:dateUtc="2024-11-23T02:04:08.087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1784FBA1" w16cid:durableId="2AEAF974"/>
  <w16cid:commentId w16cid:paraId="58029EA3" w16cid:durableId="495EF938"/>
  <w16cid:commentId w16cid:paraId="2918A556" w16cid:durableId="2AEAFA21"/>
  <w16cid:commentId w16cid:paraId="51E065EE" w16cid:durableId="20BC11AD"/>
  <w16cid:commentId w16cid:paraId="470A4E8E" w16cid:durableId="2AD5F22D"/>
  <w16cid:commentId w16cid:paraId="25BDF790" w16cid:durableId="1FE4265C"/>
  <w16cid:commentId w16cid:paraId="796F981B" w16cid:durableId="2AEAFAE3"/>
  <w16cid:commentId w16cid:paraId="31C93A2E" w16cid:durableId="2AD5F3F1"/>
  <w16cid:commentId w16cid:paraId="27BF7F85" w16cid:durableId="54B9D801"/>
  <w16cid:commentId w16cid:paraId="70FEA508" w16cid:durableId="2AEAFB03"/>
  <w16cid:commentId w16cid:paraId="32065B9B" w16cid:durableId="2AD5F481"/>
  <w16cid:commentId w16cid:paraId="44F8AEA6" w16cid:durableId="1AAB8281"/>
  <w16cid:commentId w16cid:paraId="15954CF9" w16cid:durableId="2AEAFB73"/>
  <w16cid:commentId w16cid:paraId="318D241B" w16cid:durableId="2AD5F51D"/>
  <w16cid:commentId w16cid:paraId="0BE07FB7" w16cid:durableId="2772DA9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245ED60" w14:textId="77777777" w:rsidR="00390EF9" w:rsidRDefault="00390EF9" w:rsidP="00F72078">
      <w:pPr>
        <w:spacing w:after="0" w:line="240" w:lineRule="auto"/>
      </w:pPr>
      <w:r>
        <w:separator/>
      </w:r>
    </w:p>
  </w:endnote>
  <w:endnote w:type="continuationSeparator" w:id="0">
    <w:p w14:paraId="7C2E0FA1" w14:textId="77777777" w:rsidR="00390EF9" w:rsidRDefault="00390EF9" w:rsidP="00F72078">
      <w:pPr>
        <w:spacing w:after="0" w:line="240" w:lineRule="auto"/>
      </w:pPr>
      <w:r>
        <w:continuationSeparator/>
      </w:r>
    </w:p>
  </w:endnote>
  <w:endnote w:type="continuationNotice" w:id="1">
    <w:p w14:paraId="2D307895" w14:textId="77777777" w:rsidR="00390EF9" w:rsidRDefault="00390EF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693494872"/>
      <w:docPartObj>
        <w:docPartGallery w:val="Page Numbers (Bottom of Page)"/>
        <w:docPartUnique/>
      </w:docPartObj>
    </w:sdtPr>
    <w:sdtEndPr>
      <w:rPr>
        <w:rFonts w:ascii="Times New Roman" w:hAnsi="Times New Roman" w:cs="Times New Roman"/>
        <w:noProof/>
        <w:sz w:val="20"/>
        <w:szCs w:val="20"/>
      </w:rPr>
    </w:sdtEndPr>
    <w:sdtContent>
      <w:p w14:paraId="3D05A8E3" w14:textId="6046BC17" w:rsidR="00532724" w:rsidRPr="00532724" w:rsidRDefault="00532724">
        <w:pPr>
          <w:pStyle w:val="Footer"/>
          <w:jc w:val="center"/>
          <w:rPr>
            <w:rFonts w:ascii="Times New Roman" w:hAnsi="Times New Roman" w:cs="Times New Roman"/>
            <w:sz w:val="20"/>
            <w:szCs w:val="20"/>
          </w:rPr>
        </w:pPr>
        <w:r w:rsidRPr="00532724">
          <w:rPr>
            <w:rFonts w:ascii="Times New Roman" w:hAnsi="Times New Roman" w:cs="Times New Roman"/>
            <w:sz w:val="20"/>
            <w:szCs w:val="20"/>
          </w:rPr>
          <w:fldChar w:fldCharType="begin"/>
        </w:r>
        <w:r w:rsidRPr="00532724">
          <w:rPr>
            <w:rFonts w:ascii="Times New Roman" w:hAnsi="Times New Roman" w:cs="Times New Roman"/>
            <w:sz w:val="20"/>
            <w:szCs w:val="20"/>
          </w:rPr>
          <w:instrText xml:space="preserve"> PAGE   \* MERGEFORMAT </w:instrText>
        </w:r>
        <w:r w:rsidRPr="00532724">
          <w:rPr>
            <w:rFonts w:ascii="Times New Roman" w:hAnsi="Times New Roman" w:cs="Times New Roman"/>
            <w:sz w:val="20"/>
            <w:szCs w:val="20"/>
          </w:rPr>
          <w:fldChar w:fldCharType="separate"/>
        </w:r>
        <w:r w:rsidRPr="00532724">
          <w:rPr>
            <w:rFonts w:ascii="Times New Roman" w:hAnsi="Times New Roman" w:cs="Times New Roman"/>
            <w:noProof/>
            <w:sz w:val="20"/>
            <w:szCs w:val="20"/>
          </w:rPr>
          <w:t>2</w:t>
        </w:r>
        <w:r w:rsidRPr="00532724">
          <w:rPr>
            <w:rFonts w:ascii="Times New Roman" w:hAnsi="Times New Roman" w:cs="Times New Roman"/>
            <w:noProof/>
            <w:sz w:val="20"/>
            <w:szCs w:val="20"/>
          </w:rPr>
          <w:fldChar w:fldCharType="end"/>
        </w:r>
      </w:p>
    </w:sdtContent>
  </w:sdt>
  <w:p w14:paraId="43E55621" w14:textId="77777777" w:rsidR="00F72078" w:rsidRDefault="00F720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F6EC093" w14:textId="77777777" w:rsidR="00390EF9" w:rsidRDefault="00390EF9" w:rsidP="00F72078">
      <w:pPr>
        <w:spacing w:after="0" w:line="240" w:lineRule="auto"/>
      </w:pPr>
      <w:r>
        <w:separator/>
      </w:r>
    </w:p>
  </w:footnote>
  <w:footnote w:type="continuationSeparator" w:id="0">
    <w:p w14:paraId="409595FB" w14:textId="77777777" w:rsidR="00390EF9" w:rsidRDefault="00390EF9" w:rsidP="00F72078">
      <w:pPr>
        <w:spacing w:after="0" w:line="240" w:lineRule="auto"/>
      </w:pPr>
      <w:r>
        <w:continuationSeparator/>
      </w:r>
    </w:p>
  </w:footnote>
  <w:footnote w:type="continuationNotice" w:id="1">
    <w:p w14:paraId="467D9283" w14:textId="77777777" w:rsidR="00390EF9" w:rsidRDefault="00390EF9">
      <w:pPr>
        <w:spacing w:after="0" w:line="240" w:lineRule="auto"/>
      </w:pP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Erica Newton">
    <w15:presenceInfo w15:providerId="None" w15:userId="Erica Newton"/>
  </w15:person>
  <w15:person w15:author="Holt, Ryan (MNR)">
    <w15:presenceInfo w15:providerId="AD" w15:userId="S::ryan.holt@ontario.ca::7ab371d4-f795-44ad-812a-1832f01f649e"/>
  </w15:person>
  <w15:person w15:author="Feldman, Richard (MNR)">
    <w15:presenceInfo w15:providerId="AD" w15:userId="S::richard.feldman@ontario.ca::af6c358b-5bb1-4005-bf99-ee9a8f0f8b2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66E0"/>
    <w:rsid w:val="000029B3"/>
    <w:rsid w:val="00002F66"/>
    <w:rsid w:val="000051A8"/>
    <w:rsid w:val="0002744F"/>
    <w:rsid w:val="00031D47"/>
    <w:rsid w:val="00040780"/>
    <w:rsid w:val="00041460"/>
    <w:rsid w:val="000415E7"/>
    <w:rsid w:val="00045FDA"/>
    <w:rsid w:val="00050248"/>
    <w:rsid w:val="000507B2"/>
    <w:rsid w:val="0006270E"/>
    <w:rsid w:val="00070779"/>
    <w:rsid w:val="00070834"/>
    <w:rsid w:val="00070B27"/>
    <w:rsid w:val="00090E67"/>
    <w:rsid w:val="0009181C"/>
    <w:rsid w:val="00095D03"/>
    <w:rsid w:val="000A0119"/>
    <w:rsid w:val="000B424E"/>
    <w:rsid w:val="000B72D2"/>
    <w:rsid w:val="000BCFC2"/>
    <w:rsid w:val="000C2051"/>
    <w:rsid w:val="000C22EC"/>
    <w:rsid w:val="000C3FD0"/>
    <w:rsid w:val="000C568E"/>
    <w:rsid w:val="000C575D"/>
    <w:rsid w:val="000D2A04"/>
    <w:rsid w:val="000D5F68"/>
    <w:rsid w:val="000E0CFB"/>
    <w:rsid w:val="000E5402"/>
    <w:rsid w:val="000E56FD"/>
    <w:rsid w:val="000E6BA1"/>
    <w:rsid w:val="000F351C"/>
    <w:rsid w:val="000F5035"/>
    <w:rsid w:val="0010703C"/>
    <w:rsid w:val="001103FB"/>
    <w:rsid w:val="0011156B"/>
    <w:rsid w:val="00125CA0"/>
    <w:rsid w:val="00126079"/>
    <w:rsid w:val="001279DF"/>
    <w:rsid w:val="00127ECA"/>
    <w:rsid w:val="001303B9"/>
    <w:rsid w:val="00132546"/>
    <w:rsid w:val="00132A2B"/>
    <w:rsid w:val="001366E0"/>
    <w:rsid w:val="00136B13"/>
    <w:rsid w:val="00142315"/>
    <w:rsid w:val="0014692D"/>
    <w:rsid w:val="001474F3"/>
    <w:rsid w:val="00151669"/>
    <w:rsid w:val="00157393"/>
    <w:rsid w:val="001610CE"/>
    <w:rsid w:val="00161BE6"/>
    <w:rsid w:val="00161C3C"/>
    <w:rsid w:val="0016397D"/>
    <w:rsid w:val="00165C6B"/>
    <w:rsid w:val="00171CB9"/>
    <w:rsid w:val="00173EA0"/>
    <w:rsid w:val="00174186"/>
    <w:rsid w:val="001822C2"/>
    <w:rsid w:val="001838F5"/>
    <w:rsid w:val="0018731C"/>
    <w:rsid w:val="00190420"/>
    <w:rsid w:val="001A138A"/>
    <w:rsid w:val="001B2622"/>
    <w:rsid w:val="001B265A"/>
    <w:rsid w:val="001B3FBC"/>
    <w:rsid w:val="001B462F"/>
    <w:rsid w:val="001B4D62"/>
    <w:rsid w:val="001B56BA"/>
    <w:rsid w:val="001B7190"/>
    <w:rsid w:val="001C1CE4"/>
    <w:rsid w:val="001C2114"/>
    <w:rsid w:val="001C37B4"/>
    <w:rsid w:val="001C5051"/>
    <w:rsid w:val="001C6212"/>
    <w:rsid w:val="001D296B"/>
    <w:rsid w:val="001D3D82"/>
    <w:rsid w:val="001D469B"/>
    <w:rsid w:val="001E3593"/>
    <w:rsid w:val="001E4FA4"/>
    <w:rsid w:val="001E6D96"/>
    <w:rsid w:val="001F06C4"/>
    <w:rsid w:val="001F129E"/>
    <w:rsid w:val="001F1641"/>
    <w:rsid w:val="001F19BE"/>
    <w:rsid w:val="001F43FE"/>
    <w:rsid w:val="001F56D8"/>
    <w:rsid w:val="001F584E"/>
    <w:rsid w:val="002043EF"/>
    <w:rsid w:val="002049A7"/>
    <w:rsid w:val="00205211"/>
    <w:rsid w:val="00213F8A"/>
    <w:rsid w:val="0021588F"/>
    <w:rsid w:val="00225BE4"/>
    <w:rsid w:val="00227E88"/>
    <w:rsid w:val="00230088"/>
    <w:rsid w:val="0023286D"/>
    <w:rsid w:val="002361A6"/>
    <w:rsid w:val="00240A3B"/>
    <w:rsid w:val="00241C2A"/>
    <w:rsid w:val="00241EE8"/>
    <w:rsid w:val="002429FD"/>
    <w:rsid w:val="00242A55"/>
    <w:rsid w:val="00245225"/>
    <w:rsid w:val="002525AA"/>
    <w:rsid w:val="00255869"/>
    <w:rsid w:val="0028157B"/>
    <w:rsid w:val="00283FBA"/>
    <w:rsid w:val="00285A04"/>
    <w:rsid w:val="00285B68"/>
    <w:rsid w:val="00294103"/>
    <w:rsid w:val="00295FE9"/>
    <w:rsid w:val="002A0E4B"/>
    <w:rsid w:val="002A1706"/>
    <w:rsid w:val="002A2968"/>
    <w:rsid w:val="002A3DF1"/>
    <w:rsid w:val="002A4F76"/>
    <w:rsid w:val="002B1075"/>
    <w:rsid w:val="002B190F"/>
    <w:rsid w:val="002B1F13"/>
    <w:rsid w:val="002B28BC"/>
    <w:rsid w:val="002B39D1"/>
    <w:rsid w:val="002B5960"/>
    <w:rsid w:val="002B7151"/>
    <w:rsid w:val="002D1B99"/>
    <w:rsid w:val="002D4B47"/>
    <w:rsid w:val="002D6AF4"/>
    <w:rsid w:val="002E2F9B"/>
    <w:rsid w:val="002E408D"/>
    <w:rsid w:val="002E502D"/>
    <w:rsid w:val="002E6FF6"/>
    <w:rsid w:val="002F2B5F"/>
    <w:rsid w:val="002F7BB0"/>
    <w:rsid w:val="002F7E32"/>
    <w:rsid w:val="00304B30"/>
    <w:rsid w:val="00307107"/>
    <w:rsid w:val="00310D31"/>
    <w:rsid w:val="00313EBA"/>
    <w:rsid w:val="003154E2"/>
    <w:rsid w:val="00316096"/>
    <w:rsid w:val="00317EB5"/>
    <w:rsid w:val="00317F1F"/>
    <w:rsid w:val="00322C4C"/>
    <w:rsid w:val="00327E90"/>
    <w:rsid w:val="00330331"/>
    <w:rsid w:val="00337260"/>
    <w:rsid w:val="00341732"/>
    <w:rsid w:val="0034655A"/>
    <w:rsid w:val="00350746"/>
    <w:rsid w:val="00351A05"/>
    <w:rsid w:val="00356CCE"/>
    <w:rsid w:val="00361814"/>
    <w:rsid w:val="0036413B"/>
    <w:rsid w:val="003721F6"/>
    <w:rsid w:val="00372983"/>
    <w:rsid w:val="00374898"/>
    <w:rsid w:val="00375131"/>
    <w:rsid w:val="003770AD"/>
    <w:rsid w:val="0038065C"/>
    <w:rsid w:val="00386FFF"/>
    <w:rsid w:val="00387682"/>
    <w:rsid w:val="00390EF9"/>
    <w:rsid w:val="00391764"/>
    <w:rsid w:val="003970AE"/>
    <w:rsid w:val="003A36C1"/>
    <w:rsid w:val="003A3A76"/>
    <w:rsid w:val="003A51BC"/>
    <w:rsid w:val="003A652C"/>
    <w:rsid w:val="003C07DE"/>
    <w:rsid w:val="003C10F9"/>
    <w:rsid w:val="003C22A9"/>
    <w:rsid w:val="003C452F"/>
    <w:rsid w:val="003D2BEF"/>
    <w:rsid w:val="003D48D8"/>
    <w:rsid w:val="003E5709"/>
    <w:rsid w:val="003E7DD1"/>
    <w:rsid w:val="003F0692"/>
    <w:rsid w:val="003F3765"/>
    <w:rsid w:val="003F6191"/>
    <w:rsid w:val="00400DB6"/>
    <w:rsid w:val="00402D29"/>
    <w:rsid w:val="004046E1"/>
    <w:rsid w:val="00404C1A"/>
    <w:rsid w:val="00405AF4"/>
    <w:rsid w:val="004105C8"/>
    <w:rsid w:val="0041311B"/>
    <w:rsid w:val="00420B5B"/>
    <w:rsid w:val="00420DC2"/>
    <w:rsid w:val="004213D8"/>
    <w:rsid w:val="0042784F"/>
    <w:rsid w:val="00435A3E"/>
    <w:rsid w:val="0044283B"/>
    <w:rsid w:val="00444480"/>
    <w:rsid w:val="00446B46"/>
    <w:rsid w:val="00457770"/>
    <w:rsid w:val="0046210C"/>
    <w:rsid w:val="0046387E"/>
    <w:rsid w:val="004728E6"/>
    <w:rsid w:val="00474B09"/>
    <w:rsid w:val="0047612A"/>
    <w:rsid w:val="00477A2C"/>
    <w:rsid w:val="00487378"/>
    <w:rsid w:val="00490510"/>
    <w:rsid w:val="004934EF"/>
    <w:rsid w:val="00494482"/>
    <w:rsid w:val="004A1182"/>
    <w:rsid w:val="004A1215"/>
    <w:rsid w:val="004A2238"/>
    <w:rsid w:val="004A392D"/>
    <w:rsid w:val="004A3DE1"/>
    <w:rsid w:val="004A42D9"/>
    <w:rsid w:val="004A651A"/>
    <w:rsid w:val="004B1365"/>
    <w:rsid w:val="004B1C28"/>
    <w:rsid w:val="004B347D"/>
    <w:rsid w:val="004B69F7"/>
    <w:rsid w:val="004C0852"/>
    <w:rsid w:val="004C32DD"/>
    <w:rsid w:val="004C527B"/>
    <w:rsid w:val="004D20AB"/>
    <w:rsid w:val="004D2F0D"/>
    <w:rsid w:val="004D6E5B"/>
    <w:rsid w:val="004D70CC"/>
    <w:rsid w:val="004E341B"/>
    <w:rsid w:val="004E3D56"/>
    <w:rsid w:val="004F0E3D"/>
    <w:rsid w:val="004F15DD"/>
    <w:rsid w:val="004F1B03"/>
    <w:rsid w:val="004F20C3"/>
    <w:rsid w:val="004F291D"/>
    <w:rsid w:val="004F4BE6"/>
    <w:rsid w:val="004F7B80"/>
    <w:rsid w:val="005077D3"/>
    <w:rsid w:val="00510CDC"/>
    <w:rsid w:val="00511539"/>
    <w:rsid w:val="00512BE0"/>
    <w:rsid w:val="00522162"/>
    <w:rsid w:val="005244E6"/>
    <w:rsid w:val="00525B0B"/>
    <w:rsid w:val="0052649C"/>
    <w:rsid w:val="00527A67"/>
    <w:rsid w:val="00532724"/>
    <w:rsid w:val="0053377C"/>
    <w:rsid w:val="005344FE"/>
    <w:rsid w:val="00534C9D"/>
    <w:rsid w:val="00543F46"/>
    <w:rsid w:val="00543F82"/>
    <w:rsid w:val="00547D48"/>
    <w:rsid w:val="00560207"/>
    <w:rsid w:val="00561F68"/>
    <w:rsid w:val="005677FB"/>
    <w:rsid w:val="00575C1A"/>
    <w:rsid w:val="0057735C"/>
    <w:rsid w:val="00582E39"/>
    <w:rsid w:val="00583167"/>
    <w:rsid w:val="00586465"/>
    <w:rsid w:val="0059054A"/>
    <w:rsid w:val="00594341"/>
    <w:rsid w:val="00595BC6"/>
    <w:rsid w:val="005A2D93"/>
    <w:rsid w:val="005A3E09"/>
    <w:rsid w:val="005A5D00"/>
    <w:rsid w:val="005B0EC1"/>
    <w:rsid w:val="005B3497"/>
    <w:rsid w:val="005B7C6C"/>
    <w:rsid w:val="005C3942"/>
    <w:rsid w:val="005C5B86"/>
    <w:rsid w:val="005C7B3F"/>
    <w:rsid w:val="005C7D3D"/>
    <w:rsid w:val="005D01DA"/>
    <w:rsid w:val="005D120A"/>
    <w:rsid w:val="005D7D0C"/>
    <w:rsid w:val="005F121A"/>
    <w:rsid w:val="005F414A"/>
    <w:rsid w:val="00600D62"/>
    <w:rsid w:val="00602420"/>
    <w:rsid w:val="006052FD"/>
    <w:rsid w:val="00605BBE"/>
    <w:rsid w:val="0060692D"/>
    <w:rsid w:val="00607735"/>
    <w:rsid w:val="00610052"/>
    <w:rsid w:val="006121BE"/>
    <w:rsid w:val="00614232"/>
    <w:rsid w:val="006157B8"/>
    <w:rsid w:val="00617629"/>
    <w:rsid w:val="00617A20"/>
    <w:rsid w:val="006239E8"/>
    <w:rsid w:val="00624B02"/>
    <w:rsid w:val="006262A6"/>
    <w:rsid w:val="006278C3"/>
    <w:rsid w:val="00630003"/>
    <w:rsid w:val="00631F78"/>
    <w:rsid w:val="006337AB"/>
    <w:rsid w:val="0063384C"/>
    <w:rsid w:val="00635758"/>
    <w:rsid w:val="00636F0B"/>
    <w:rsid w:val="00640856"/>
    <w:rsid w:val="00641D02"/>
    <w:rsid w:val="006466B7"/>
    <w:rsid w:val="00646E12"/>
    <w:rsid w:val="006511F7"/>
    <w:rsid w:val="00652AF4"/>
    <w:rsid w:val="00653DCF"/>
    <w:rsid w:val="00654023"/>
    <w:rsid w:val="0065521B"/>
    <w:rsid w:val="00656821"/>
    <w:rsid w:val="00657FE1"/>
    <w:rsid w:val="00661FB2"/>
    <w:rsid w:val="006623F9"/>
    <w:rsid w:val="006639F6"/>
    <w:rsid w:val="00667C18"/>
    <w:rsid w:val="00671758"/>
    <w:rsid w:val="0067295D"/>
    <w:rsid w:val="0067308D"/>
    <w:rsid w:val="00675BE5"/>
    <w:rsid w:val="00676963"/>
    <w:rsid w:val="0068296C"/>
    <w:rsid w:val="0068373C"/>
    <w:rsid w:val="00686FEB"/>
    <w:rsid w:val="00693612"/>
    <w:rsid w:val="00695E04"/>
    <w:rsid w:val="00696CA7"/>
    <w:rsid w:val="006B00ED"/>
    <w:rsid w:val="006B1CF8"/>
    <w:rsid w:val="006B2C54"/>
    <w:rsid w:val="006B623C"/>
    <w:rsid w:val="006C5E22"/>
    <w:rsid w:val="006C7751"/>
    <w:rsid w:val="006D11B7"/>
    <w:rsid w:val="006D72AA"/>
    <w:rsid w:val="006D7E39"/>
    <w:rsid w:val="006E27CA"/>
    <w:rsid w:val="006E2A93"/>
    <w:rsid w:val="006E369B"/>
    <w:rsid w:val="006E5A10"/>
    <w:rsid w:val="006E60A0"/>
    <w:rsid w:val="006F1782"/>
    <w:rsid w:val="006F1790"/>
    <w:rsid w:val="006F433B"/>
    <w:rsid w:val="006F52DE"/>
    <w:rsid w:val="00702083"/>
    <w:rsid w:val="0070316A"/>
    <w:rsid w:val="00707BE8"/>
    <w:rsid w:val="0071191F"/>
    <w:rsid w:val="0071654A"/>
    <w:rsid w:val="007171F6"/>
    <w:rsid w:val="0073395B"/>
    <w:rsid w:val="00746B31"/>
    <w:rsid w:val="0075390E"/>
    <w:rsid w:val="00754A01"/>
    <w:rsid w:val="00763EDB"/>
    <w:rsid w:val="00764778"/>
    <w:rsid w:val="00765C20"/>
    <w:rsid w:val="0076630F"/>
    <w:rsid w:val="00767151"/>
    <w:rsid w:val="007707B1"/>
    <w:rsid w:val="00771D5A"/>
    <w:rsid w:val="00772D3E"/>
    <w:rsid w:val="00773347"/>
    <w:rsid w:val="0077349E"/>
    <w:rsid w:val="007751F4"/>
    <w:rsid w:val="00781974"/>
    <w:rsid w:val="00783D6B"/>
    <w:rsid w:val="00785012"/>
    <w:rsid w:val="007857DE"/>
    <w:rsid w:val="007867B5"/>
    <w:rsid w:val="00792529"/>
    <w:rsid w:val="00794C32"/>
    <w:rsid w:val="00795C31"/>
    <w:rsid w:val="00796EC8"/>
    <w:rsid w:val="007A098C"/>
    <w:rsid w:val="007A42AE"/>
    <w:rsid w:val="007A4803"/>
    <w:rsid w:val="007A6D6F"/>
    <w:rsid w:val="007A7030"/>
    <w:rsid w:val="007B02DC"/>
    <w:rsid w:val="007B3A26"/>
    <w:rsid w:val="007B4AF6"/>
    <w:rsid w:val="007C2620"/>
    <w:rsid w:val="007C626C"/>
    <w:rsid w:val="007D2804"/>
    <w:rsid w:val="007D2E73"/>
    <w:rsid w:val="007D5258"/>
    <w:rsid w:val="007D573A"/>
    <w:rsid w:val="007D5ABA"/>
    <w:rsid w:val="007D6CA0"/>
    <w:rsid w:val="007D6DDD"/>
    <w:rsid w:val="007D7BB9"/>
    <w:rsid w:val="007E2F7A"/>
    <w:rsid w:val="007F1982"/>
    <w:rsid w:val="007F6B4D"/>
    <w:rsid w:val="00801362"/>
    <w:rsid w:val="00801833"/>
    <w:rsid w:val="00804E5B"/>
    <w:rsid w:val="008077C8"/>
    <w:rsid w:val="0081162D"/>
    <w:rsid w:val="00813A28"/>
    <w:rsid w:val="00817161"/>
    <w:rsid w:val="00820ADC"/>
    <w:rsid w:val="00824F18"/>
    <w:rsid w:val="00825554"/>
    <w:rsid w:val="0082674C"/>
    <w:rsid w:val="00832872"/>
    <w:rsid w:val="008338ED"/>
    <w:rsid w:val="00837805"/>
    <w:rsid w:val="008455F3"/>
    <w:rsid w:val="00852311"/>
    <w:rsid w:val="008568BD"/>
    <w:rsid w:val="00856ADB"/>
    <w:rsid w:val="00857146"/>
    <w:rsid w:val="00857E7E"/>
    <w:rsid w:val="00861EBD"/>
    <w:rsid w:val="00864B0E"/>
    <w:rsid w:val="008703F7"/>
    <w:rsid w:val="008729E4"/>
    <w:rsid w:val="00873775"/>
    <w:rsid w:val="00874CD9"/>
    <w:rsid w:val="00874DBA"/>
    <w:rsid w:val="00876D6F"/>
    <w:rsid w:val="008831C9"/>
    <w:rsid w:val="008906D6"/>
    <w:rsid w:val="00892544"/>
    <w:rsid w:val="008968D7"/>
    <w:rsid w:val="008A22AA"/>
    <w:rsid w:val="008B0CF9"/>
    <w:rsid w:val="008B2203"/>
    <w:rsid w:val="008B22F9"/>
    <w:rsid w:val="008B4CAB"/>
    <w:rsid w:val="008B6EE1"/>
    <w:rsid w:val="008C0016"/>
    <w:rsid w:val="008C538B"/>
    <w:rsid w:val="008D0DBA"/>
    <w:rsid w:val="008D2D76"/>
    <w:rsid w:val="008D39E0"/>
    <w:rsid w:val="008D5C1B"/>
    <w:rsid w:val="008D6C4F"/>
    <w:rsid w:val="008D7899"/>
    <w:rsid w:val="008D7A28"/>
    <w:rsid w:val="008D7E35"/>
    <w:rsid w:val="008E021C"/>
    <w:rsid w:val="008E19DD"/>
    <w:rsid w:val="008E483A"/>
    <w:rsid w:val="008E4F4E"/>
    <w:rsid w:val="008E5933"/>
    <w:rsid w:val="008E5E5C"/>
    <w:rsid w:val="008F20E0"/>
    <w:rsid w:val="008F2A81"/>
    <w:rsid w:val="008F32E3"/>
    <w:rsid w:val="008F4E89"/>
    <w:rsid w:val="009062F5"/>
    <w:rsid w:val="0091670F"/>
    <w:rsid w:val="009208E8"/>
    <w:rsid w:val="009239DE"/>
    <w:rsid w:val="00925DCE"/>
    <w:rsid w:val="00925F3E"/>
    <w:rsid w:val="009263F8"/>
    <w:rsid w:val="00926960"/>
    <w:rsid w:val="009337B8"/>
    <w:rsid w:val="009368A4"/>
    <w:rsid w:val="00941071"/>
    <w:rsid w:val="009421D4"/>
    <w:rsid w:val="009427BE"/>
    <w:rsid w:val="00942D39"/>
    <w:rsid w:val="00947C81"/>
    <w:rsid w:val="009517C6"/>
    <w:rsid w:val="00952E8D"/>
    <w:rsid w:val="009626EF"/>
    <w:rsid w:val="00963CF3"/>
    <w:rsid w:val="00971278"/>
    <w:rsid w:val="00976FF1"/>
    <w:rsid w:val="00983416"/>
    <w:rsid w:val="00986F3F"/>
    <w:rsid w:val="009900F6"/>
    <w:rsid w:val="00997F91"/>
    <w:rsid w:val="009A10B8"/>
    <w:rsid w:val="009A1474"/>
    <w:rsid w:val="009B1D63"/>
    <w:rsid w:val="009B298B"/>
    <w:rsid w:val="009B2D41"/>
    <w:rsid w:val="009B65DE"/>
    <w:rsid w:val="009B7329"/>
    <w:rsid w:val="009C167D"/>
    <w:rsid w:val="009C34D6"/>
    <w:rsid w:val="009C71BB"/>
    <w:rsid w:val="009C71E2"/>
    <w:rsid w:val="009D080D"/>
    <w:rsid w:val="009D34E4"/>
    <w:rsid w:val="009F02A6"/>
    <w:rsid w:val="009F2C2C"/>
    <w:rsid w:val="009F5E66"/>
    <w:rsid w:val="009F5F60"/>
    <w:rsid w:val="00A00C39"/>
    <w:rsid w:val="00A04397"/>
    <w:rsid w:val="00A11177"/>
    <w:rsid w:val="00A12125"/>
    <w:rsid w:val="00A14FC4"/>
    <w:rsid w:val="00A21359"/>
    <w:rsid w:val="00A228B9"/>
    <w:rsid w:val="00A24BC6"/>
    <w:rsid w:val="00A30732"/>
    <w:rsid w:val="00A31A26"/>
    <w:rsid w:val="00A32F39"/>
    <w:rsid w:val="00A33BD0"/>
    <w:rsid w:val="00A341EB"/>
    <w:rsid w:val="00A34324"/>
    <w:rsid w:val="00A343A2"/>
    <w:rsid w:val="00A401A2"/>
    <w:rsid w:val="00A42676"/>
    <w:rsid w:val="00A4330A"/>
    <w:rsid w:val="00A45A58"/>
    <w:rsid w:val="00A4637F"/>
    <w:rsid w:val="00A46499"/>
    <w:rsid w:val="00A4736E"/>
    <w:rsid w:val="00A544D8"/>
    <w:rsid w:val="00A641F8"/>
    <w:rsid w:val="00A6579D"/>
    <w:rsid w:val="00A72E25"/>
    <w:rsid w:val="00A762E3"/>
    <w:rsid w:val="00A77117"/>
    <w:rsid w:val="00A81DE3"/>
    <w:rsid w:val="00A8672F"/>
    <w:rsid w:val="00A93616"/>
    <w:rsid w:val="00A95D70"/>
    <w:rsid w:val="00A963FC"/>
    <w:rsid w:val="00AA39DF"/>
    <w:rsid w:val="00AB5956"/>
    <w:rsid w:val="00AB5FA6"/>
    <w:rsid w:val="00AB722B"/>
    <w:rsid w:val="00AC1FB0"/>
    <w:rsid w:val="00AC4840"/>
    <w:rsid w:val="00AC49F5"/>
    <w:rsid w:val="00AC6913"/>
    <w:rsid w:val="00AD0917"/>
    <w:rsid w:val="00AD446E"/>
    <w:rsid w:val="00AD6B83"/>
    <w:rsid w:val="00AD71CE"/>
    <w:rsid w:val="00AE315E"/>
    <w:rsid w:val="00AF2DCD"/>
    <w:rsid w:val="00AF5297"/>
    <w:rsid w:val="00AF63BB"/>
    <w:rsid w:val="00B0210D"/>
    <w:rsid w:val="00B02F90"/>
    <w:rsid w:val="00B03C14"/>
    <w:rsid w:val="00B1499E"/>
    <w:rsid w:val="00B15A0E"/>
    <w:rsid w:val="00B24393"/>
    <w:rsid w:val="00B26C03"/>
    <w:rsid w:val="00B328CB"/>
    <w:rsid w:val="00B361FA"/>
    <w:rsid w:val="00B37353"/>
    <w:rsid w:val="00B37EE8"/>
    <w:rsid w:val="00B468AA"/>
    <w:rsid w:val="00B50CBE"/>
    <w:rsid w:val="00B50CC8"/>
    <w:rsid w:val="00B51795"/>
    <w:rsid w:val="00B53E2A"/>
    <w:rsid w:val="00B54D7A"/>
    <w:rsid w:val="00B5703E"/>
    <w:rsid w:val="00B57D60"/>
    <w:rsid w:val="00B72443"/>
    <w:rsid w:val="00B75E7D"/>
    <w:rsid w:val="00B80AAF"/>
    <w:rsid w:val="00B84AAA"/>
    <w:rsid w:val="00B8575C"/>
    <w:rsid w:val="00B93223"/>
    <w:rsid w:val="00B940E6"/>
    <w:rsid w:val="00B960AB"/>
    <w:rsid w:val="00B961D1"/>
    <w:rsid w:val="00BA6D47"/>
    <w:rsid w:val="00BB01BE"/>
    <w:rsid w:val="00BB020F"/>
    <w:rsid w:val="00BB0EEC"/>
    <w:rsid w:val="00BB5BBF"/>
    <w:rsid w:val="00BB6B49"/>
    <w:rsid w:val="00BC2174"/>
    <w:rsid w:val="00BE3EAB"/>
    <w:rsid w:val="00BE4002"/>
    <w:rsid w:val="00BE55F4"/>
    <w:rsid w:val="00BF4A34"/>
    <w:rsid w:val="00C00E1D"/>
    <w:rsid w:val="00C01450"/>
    <w:rsid w:val="00C029AC"/>
    <w:rsid w:val="00C0455A"/>
    <w:rsid w:val="00C05AAA"/>
    <w:rsid w:val="00C1231C"/>
    <w:rsid w:val="00C14B5D"/>
    <w:rsid w:val="00C14BCF"/>
    <w:rsid w:val="00C216E0"/>
    <w:rsid w:val="00C253CD"/>
    <w:rsid w:val="00C27BFA"/>
    <w:rsid w:val="00C36F75"/>
    <w:rsid w:val="00C375E6"/>
    <w:rsid w:val="00C40FE9"/>
    <w:rsid w:val="00C4208F"/>
    <w:rsid w:val="00C428F5"/>
    <w:rsid w:val="00C43A6C"/>
    <w:rsid w:val="00C441B7"/>
    <w:rsid w:val="00C442F5"/>
    <w:rsid w:val="00C46876"/>
    <w:rsid w:val="00C469F7"/>
    <w:rsid w:val="00C61065"/>
    <w:rsid w:val="00C61351"/>
    <w:rsid w:val="00C660C3"/>
    <w:rsid w:val="00C667FA"/>
    <w:rsid w:val="00C74EB6"/>
    <w:rsid w:val="00C76DF1"/>
    <w:rsid w:val="00C80253"/>
    <w:rsid w:val="00C86151"/>
    <w:rsid w:val="00C90BC1"/>
    <w:rsid w:val="00C93AB7"/>
    <w:rsid w:val="00C9670A"/>
    <w:rsid w:val="00C97900"/>
    <w:rsid w:val="00CA0486"/>
    <w:rsid w:val="00CA4600"/>
    <w:rsid w:val="00CA5B5F"/>
    <w:rsid w:val="00CA6E3E"/>
    <w:rsid w:val="00CA7F87"/>
    <w:rsid w:val="00CB20B3"/>
    <w:rsid w:val="00CB3BBD"/>
    <w:rsid w:val="00CB7E49"/>
    <w:rsid w:val="00CC034D"/>
    <w:rsid w:val="00CC20B0"/>
    <w:rsid w:val="00CC4977"/>
    <w:rsid w:val="00CC633F"/>
    <w:rsid w:val="00CD0DEA"/>
    <w:rsid w:val="00CD5D28"/>
    <w:rsid w:val="00CE0C6C"/>
    <w:rsid w:val="00CE15AC"/>
    <w:rsid w:val="00CE35FC"/>
    <w:rsid w:val="00CE7CE9"/>
    <w:rsid w:val="00CF2E0A"/>
    <w:rsid w:val="00CF340B"/>
    <w:rsid w:val="00CF5FD7"/>
    <w:rsid w:val="00D004F2"/>
    <w:rsid w:val="00D0306B"/>
    <w:rsid w:val="00D0372B"/>
    <w:rsid w:val="00D1166E"/>
    <w:rsid w:val="00D1492A"/>
    <w:rsid w:val="00D14AEA"/>
    <w:rsid w:val="00D17BF9"/>
    <w:rsid w:val="00D22492"/>
    <w:rsid w:val="00D22F70"/>
    <w:rsid w:val="00D25494"/>
    <w:rsid w:val="00D3248F"/>
    <w:rsid w:val="00D339AC"/>
    <w:rsid w:val="00D33B36"/>
    <w:rsid w:val="00D348F8"/>
    <w:rsid w:val="00D4376F"/>
    <w:rsid w:val="00D51A32"/>
    <w:rsid w:val="00D53B95"/>
    <w:rsid w:val="00D5626A"/>
    <w:rsid w:val="00D707E2"/>
    <w:rsid w:val="00D7279D"/>
    <w:rsid w:val="00D81D73"/>
    <w:rsid w:val="00D83F89"/>
    <w:rsid w:val="00D85765"/>
    <w:rsid w:val="00D87F3C"/>
    <w:rsid w:val="00D91720"/>
    <w:rsid w:val="00D929B5"/>
    <w:rsid w:val="00D93F02"/>
    <w:rsid w:val="00D9752F"/>
    <w:rsid w:val="00DA321A"/>
    <w:rsid w:val="00DA3AE2"/>
    <w:rsid w:val="00DA3FA0"/>
    <w:rsid w:val="00DA4E74"/>
    <w:rsid w:val="00DA59B3"/>
    <w:rsid w:val="00DA7E7F"/>
    <w:rsid w:val="00DB2B88"/>
    <w:rsid w:val="00DB3A72"/>
    <w:rsid w:val="00DB41E2"/>
    <w:rsid w:val="00DB4DB7"/>
    <w:rsid w:val="00DB5754"/>
    <w:rsid w:val="00DC1BD1"/>
    <w:rsid w:val="00DC21E9"/>
    <w:rsid w:val="00DC2ECD"/>
    <w:rsid w:val="00DD45B7"/>
    <w:rsid w:val="00DD7D43"/>
    <w:rsid w:val="00DE130E"/>
    <w:rsid w:val="00DE1C7C"/>
    <w:rsid w:val="00DE23CA"/>
    <w:rsid w:val="00DE4E4F"/>
    <w:rsid w:val="00DF3002"/>
    <w:rsid w:val="00DF78C3"/>
    <w:rsid w:val="00E05B9D"/>
    <w:rsid w:val="00E10994"/>
    <w:rsid w:val="00E14CC8"/>
    <w:rsid w:val="00E14FBD"/>
    <w:rsid w:val="00E21A1C"/>
    <w:rsid w:val="00E261E5"/>
    <w:rsid w:val="00E279BD"/>
    <w:rsid w:val="00E31FED"/>
    <w:rsid w:val="00E40344"/>
    <w:rsid w:val="00E46ECC"/>
    <w:rsid w:val="00E50168"/>
    <w:rsid w:val="00E52D19"/>
    <w:rsid w:val="00E54C8B"/>
    <w:rsid w:val="00E550CC"/>
    <w:rsid w:val="00E55FE8"/>
    <w:rsid w:val="00E77064"/>
    <w:rsid w:val="00E80730"/>
    <w:rsid w:val="00E84015"/>
    <w:rsid w:val="00E9390E"/>
    <w:rsid w:val="00E94D16"/>
    <w:rsid w:val="00EA0ACB"/>
    <w:rsid w:val="00EA29FC"/>
    <w:rsid w:val="00EA2F66"/>
    <w:rsid w:val="00EB2E3F"/>
    <w:rsid w:val="00ED1B52"/>
    <w:rsid w:val="00ED5FDD"/>
    <w:rsid w:val="00EE3F1F"/>
    <w:rsid w:val="00EE6507"/>
    <w:rsid w:val="00EE6DFE"/>
    <w:rsid w:val="00EF144D"/>
    <w:rsid w:val="00EF1EC2"/>
    <w:rsid w:val="00EF65A3"/>
    <w:rsid w:val="00F01A08"/>
    <w:rsid w:val="00F024DD"/>
    <w:rsid w:val="00F0412C"/>
    <w:rsid w:val="00F0431D"/>
    <w:rsid w:val="00F0773E"/>
    <w:rsid w:val="00F07F2E"/>
    <w:rsid w:val="00F108A6"/>
    <w:rsid w:val="00F10938"/>
    <w:rsid w:val="00F10C3E"/>
    <w:rsid w:val="00F11A0F"/>
    <w:rsid w:val="00F17B57"/>
    <w:rsid w:val="00F211FD"/>
    <w:rsid w:val="00F25438"/>
    <w:rsid w:val="00F25979"/>
    <w:rsid w:val="00F26986"/>
    <w:rsid w:val="00F27F35"/>
    <w:rsid w:val="00F315E1"/>
    <w:rsid w:val="00F31CAE"/>
    <w:rsid w:val="00F32048"/>
    <w:rsid w:val="00F32C74"/>
    <w:rsid w:val="00F33E02"/>
    <w:rsid w:val="00F34616"/>
    <w:rsid w:val="00F47F0B"/>
    <w:rsid w:val="00F54649"/>
    <w:rsid w:val="00F61F85"/>
    <w:rsid w:val="00F63F8D"/>
    <w:rsid w:val="00F64546"/>
    <w:rsid w:val="00F64EA7"/>
    <w:rsid w:val="00F72078"/>
    <w:rsid w:val="00F82CF9"/>
    <w:rsid w:val="00F85186"/>
    <w:rsid w:val="00F86B04"/>
    <w:rsid w:val="00F90A9B"/>
    <w:rsid w:val="00F93839"/>
    <w:rsid w:val="00F963AE"/>
    <w:rsid w:val="00F97AA2"/>
    <w:rsid w:val="00FA2F92"/>
    <w:rsid w:val="00FA62DB"/>
    <w:rsid w:val="00FA7CEC"/>
    <w:rsid w:val="00FB0045"/>
    <w:rsid w:val="00FB11EB"/>
    <w:rsid w:val="00FB259B"/>
    <w:rsid w:val="00FB37DC"/>
    <w:rsid w:val="00FB3CD5"/>
    <w:rsid w:val="00FB6272"/>
    <w:rsid w:val="00FB67E1"/>
    <w:rsid w:val="00FC15FD"/>
    <w:rsid w:val="00FC47BB"/>
    <w:rsid w:val="00FD3075"/>
    <w:rsid w:val="00FD38C5"/>
    <w:rsid w:val="00FD7F68"/>
    <w:rsid w:val="00FE363E"/>
    <w:rsid w:val="00FE7286"/>
    <w:rsid w:val="00FF73A1"/>
    <w:rsid w:val="015F01C1"/>
    <w:rsid w:val="01891F27"/>
    <w:rsid w:val="019D77A4"/>
    <w:rsid w:val="0238DC3E"/>
    <w:rsid w:val="0357FC54"/>
    <w:rsid w:val="03708120"/>
    <w:rsid w:val="03FE28C3"/>
    <w:rsid w:val="041A9009"/>
    <w:rsid w:val="04418825"/>
    <w:rsid w:val="04757757"/>
    <w:rsid w:val="048A8200"/>
    <w:rsid w:val="04A94D2C"/>
    <w:rsid w:val="04FEF5BC"/>
    <w:rsid w:val="05399810"/>
    <w:rsid w:val="05407310"/>
    <w:rsid w:val="05487526"/>
    <w:rsid w:val="05946F0A"/>
    <w:rsid w:val="05BB7126"/>
    <w:rsid w:val="05EE8F82"/>
    <w:rsid w:val="0618D68D"/>
    <w:rsid w:val="06EAF2FC"/>
    <w:rsid w:val="06F60527"/>
    <w:rsid w:val="07B0436D"/>
    <w:rsid w:val="07F805B2"/>
    <w:rsid w:val="07F81E72"/>
    <w:rsid w:val="086B2F91"/>
    <w:rsid w:val="08C2FDCB"/>
    <w:rsid w:val="092D1763"/>
    <w:rsid w:val="09B90A8E"/>
    <w:rsid w:val="09CAF762"/>
    <w:rsid w:val="0A3EC5C2"/>
    <w:rsid w:val="0A4BBE65"/>
    <w:rsid w:val="0A4BEF7D"/>
    <w:rsid w:val="0A6580C7"/>
    <w:rsid w:val="0ADE6A84"/>
    <w:rsid w:val="0ADEAE66"/>
    <w:rsid w:val="0B328C58"/>
    <w:rsid w:val="0B81124A"/>
    <w:rsid w:val="0BC263E3"/>
    <w:rsid w:val="0BC95DD6"/>
    <w:rsid w:val="0BE34302"/>
    <w:rsid w:val="0C5C8DD0"/>
    <w:rsid w:val="0C83DEC3"/>
    <w:rsid w:val="0C893B88"/>
    <w:rsid w:val="0C915CC7"/>
    <w:rsid w:val="0CB7F9A2"/>
    <w:rsid w:val="0CD3153E"/>
    <w:rsid w:val="0CD541FB"/>
    <w:rsid w:val="0D05CD07"/>
    <w:rsid w:val="0D329C46"/>
    <w:rsid w:val="0D3406CE"/>
    <w:rsid w:val="0D84E735"/>
    <w:rsid w:val="0E24F69E"/>
    <w:rsid w:val="0E26EEB5"/>
    <w:rsid w:val="0F2B2980"/>
    <w:rsid w:val="0F7EB202"/>
    <w:rsid w:val="0FFAFD97"/>
    <w:rsid w:val="107F6C31"/>
    <w:rsid w:val="1093B521"/>
    <w:rsid w:val="10B339EF"/>
    <w:rsid w:val="10C14F68"/>
    <w:rsid w:val="1160A67A"/>
    <w:rsid w:val="119DEDFC"/>
    <w:rsid w:val="11AB1CD7"/>
    <w:rsid w:val="11B47415"/>
    <w:rsid w:val="11D53AE1"/>
    <w:rsid w:val="1212A81E"/>
    <w:rsid w:val="1225E49F"/>
    <w:rsid w:val="125E2284"/>
    <w:rsid w:val="12BBBF65"/>
    <w:rsid w:val="131D40BE"/>
    <w:rsid w:val="1356EAED"/>
    <w:rsid w:val="13998FC4"/>
    <w:rsid w:val="13FA7663"/>
    <w:rsid w:val="14348F75"/>
    <w:rsid w:val="144B5742"/>
    <w:rsid w:val="147081EF"/>
    <w:rsid w:val="15072ACF"/>
    <w:rsid w:val="152DE20A"/>
    <w:rsid w:val="153586B8"/>
    <w:rsid w:val="157A61E1"/>
    <w:rsid w:val="1595C100"/>
    <w:rsid w:val="15BB814D"/>
    <w:rsid w:val="15C01161"/>
    <w:rsid w:val="163BB5BF"/>
    <w:rsid w:val="167DE54C"/>
    <w:rsid w:val="169FB415"/>
    <w:rsid w:val="16E49931"/>
    <w:rsid w:val="16F124FD"/>
    <w:rsid w:val="16F95D96"/>
    <w:rsid w:val="17391FBF"/>
    <w:rsid w:val="17553845"/>
    <w:rsid w:val="179641A4"/>
    <w:rsid w:val="179EC449"/>
    <w:rsid w:val="17BCD0F6"/>
    <w:rsid w:val="17FEF4AB"/>
    <w:rsid w:val="180C5E49"/>
    <w:rsid w:val="181CE0CC"/>
    <w:rsid w:val="1834DD25"/>
    <w:rsid w:val="18DA31B7"/>
    <w:rsid w:val="19E5B17B"/>
    <w:rsid w:val="19F10E05"/>
    <w:rsid w:val="1A05EB3E"/>
    <w:rsid w:val="1A95FA12"/>
    <w:rsid w:val="1B5E9E5B"/>
    <w:rsid w:val="1BF99315"/>
    <w:rsid w:val="1C0BE08D"/>
    <w:rsid w:val="1C21B395"/>
    <w:rsid w:val="1C2C6A18"/>
    <w:rsid w:val="1CF0E7C8"/>
    <w:rsid w:val="1D9F03DF"/>
    <w:rsid w:val="1DCFAD07"/>
    <w:rsid w:val="1E7B0773"/>
    <w:rsid w:val="1E9A637B"/>
    <w:rsid w:val="1E9A7710"/>
    <w:rsid w:val="1ED408EF"/>
    <w:rsid w:val="1F3F51E2"/>
    <w:rsid w:val="1F6C2BF5"/>
    <w:rsid w:val="1FAACD32"/>
    <w:rsid w:val="2025A957"/>
    <w:rsid w:val="20A93389"/>
    <w:rsid w:val="20EDD4B5"/>
    <w:rsid w:val="211DC93A"/>
    <w:rsid w:val="21415B2A"/>
    <w:rsid w:val="21441359"/>
    <w:rsid w:val="21557D68"/>
    <w:rsid w:val="218D4B32"/>
    <w:rsid w:val="21DFB0D2"/>
    <w:rsid w:val="21FA88CA"/>
    <w:rsid w:val="223E7994"/>
    <w:rsid w:val="22ACB304"/>
    <w:rsid w:val="22F78AB3"/>
    <w:rsid w:val="23D9596F"/>
    <w:rsid w:val="23F7D34C"/>
    <w:rsid w:val="24462E30"/>
    <w:rsid w:val="24734620"/>
    <w:rsid w:val="24EC95D5"/>
    <w:rsid w:val="24F351B8"/>
    <w:rsid w:val="2559486D"/>
    <w:rsid w:val="25673285"/>
    <w:rsid w:val="25AB790C"/>
    <w:rsid w:val="25E28A86"/>
    <w:rsid w:val="25FDF68B"/>
    <w:rsid w:val="2653DDA4"/>
    <w:rsid w:val="26652E57"/>
    <w:rsid w:val="2696A4EB"/>
    <w:rsid w:val="26A9DDF4"/>
    <w:rsid w:val="26BCAFBC"/>
    <w:rsid w:val="26DA8E63"/>
    <w:rsid w:val="27041793"/>
    <w:rsid w:val="27174F79"/>
    <w:rsid w:val="279EF1F0"/>
    <w:rsid w:val="27B7367E"/>
    <w:rsid w:val="27BDB15A"/>
    <w:rsid w:val="27F60BE2"/>
    <w:rsid w:val="285EFE5C"/>
    <w:rsid w:val="2888D119"/>
    <w:rsid w:val="28910F06"/>
    <w:rsid w:val="2918812E"/>
    <w:rsid w:val="2924B016"/>
    <w:rsid w:val="294D684B"/>
    <w:rsid w:val="296D9368"/>
    <w:rsid w:val="29946432"/>
    <w:rsid w:val="29A40098"/>
    <w:rsid w:val="2A2E2185"/>
    <w:rsid w:val="2A6BC45B"/>
    <w:rsid w:val="2A9D07F5"/>
    <w:rsid w:val="2AB0EA7C"/>
    <w:rsid w:val="2B251067"/>
    <w:rsid w:val="2B494D5B"/>
    <w:rsid w:val="2B4E2A14"/>
    <w:rsid w:val="2BA4E60A"/>
    <w:rsid w:val="2BE21210"/>
    <w:rsid w:val="2BE7F669"/>
    <w:rsid w:val="2BE9AB30"/>
    <w:rsid w:val="2C6520E7"/>
    <w:rsid w:val="2C8DA149"/>
    <w:rsid w:val="2CAAD0A3"/>
    <w:rsid w:val="2CC6952B"/>
    <w:rsid w:val="2D09D400"/>
    <w:rsid w:val="2D1EC548"/>
    <w:rsid w:val="2DCF15E3"/>
    <w:rsid w:val="2E12A5AA"/>
    <w:rsid w:val="2E27B26F"/>
    <w:rsid w:val="2E50436E"/>
    <w:rsid w:val="2E5CA795"/>
    <w:rsid w:val="2EB64CB6"/>
    <w:rsid w:val="2F196993"/>
    <w:rsid w:val="2F2C0DB7"/>
    <w:rsid w:val="2F40EFDD"/>
    <w:rsid w:val="2F5254C5"/>
    <w:rsid w:val="2F786C9C"/>
    <w:rsid w:val="2FAA8CAE"/>
    <w:rsid w:val="2FB786F4"/>
    <w:rsid w:val="30765B1D"/>
    <w:rsid w:val="30FFC0F7"/>
    <w:rsid w:val="31126DA6"/>
    <w:rsid w:val="3126CF9B"/>
    <w:rsid w:val="31A51363"/>
    <w:rsid w:val="31C312B2"/>
    <w:rsid w:val="31EDE7F2"/>
    <w:rsid w:val="32324B1A"/>
    <w:rsid w:val="32462B31"/>
    <w:rsid w:val="32DDA0D4"/>
    <w:rsid w:val="337DF99A"/>
    <w:rsid w:val="33973F9F"/>
    <w:rsid w:val="33B550E8"/>
    <w:rsid w:val="3424AB8E"/>
    <w:rsid w:val="3432F78C"/>
    <w:rsid w:val="353DD47D"/>
    <w:rsid w:val="3549C447"/>
    <w:rsid w:val="354E63A9"/>
    <w:rsid w:val="355016FA"/>
    <w:rsid w:val="3567291F"/>
    <w:rsid w:val="357D6E90"/>
    <w:rsid w:val="36B5A435"/>
    <w:rsid w:val="36C03BE3"/>
    <w:rsid w:val="36DDCD33"/>
    <w:rsid w:val="36EED6FF"/>
    <w:rsid w:val="370CCABF"/>
    <w:rsid w:val="371C0919"/>
    <w:rsid w:val="374763B1"/>
    <w:rsid w:val="379AAA22"/>
    <w:rsid w:val="37C0CEB9"/>
    <w:rsid w:val="3843C791"/>
    <w:rsid w:val="38A2B99A"/>
    <w:rsid w:val="38C20E2B"/>
    <w:rsid w:val="38C70813"/>
    <w:rsid w:val="3918486C"/>
    <w:rsid w:val="391C765E"/>
    <w:rsid w:val="3AA2029E"/>
    <w:rsid w:val="3AC7DF2C"/>
    <w:rsid w:val="3AD58324"/>
    <w:rsid w:val="3B9F52A9"/>
    <w:rsid w:val="3BA8CCCF"/>
    <w:rsid w:val="3BC484FD"/>
    <w:rsid w:val="3C0D49DA"/>
    <w:rsid w:val="3C2AF4F0"/>
    <w:rsid w:val="3C784EB6"/>
    <w:rsid w:val="3C789403"/>
    <w:rsid w:val="3C897BD0"/>
    <w:rsid w:val="3CC99C9F"/>
    <w:rsid w:val="3D1981D3"/>
    <w:rsid w:val="3D88576E"/>
    <w:rsid w:val="3EA17AC2"/>
    <w:rsid w:val="3F009A1B"/>
    <w:rsid w:val="3F1A134D"/>
    <w:rsid w:val="3F221DBE"/>
    <w:rsid w:val="3F4F8A99"/>
    <w:rsid w:val="3F83A3A4"/>
    <w:rsid w:val="3FD6D80D"/>
    <w:rsid w:val="3FF8C982"/>
    <w:rsid w:val="40460172"/>
    <w:rsid w:val="404FAAC9"/>
    <w:rsid w:val="405D1DD5"/>
    <w:rsid w:val="406FF428"/>
    <w:rsid w:val="40774AA0"/>
    <w:rsid w:val="40AB0DA0"/>
    <w:rsid w:val="40B4E727"/>
    <w:rsid w:val="40F94B3B"/>
    <w:rsid w:val="41469BAF"/>
    <w:rsid w:val="417C6DB0"/>
    <w:rsid w:val="4182BC36"/>
    <w:rsid w:val="4189ECE9"/>
    <w:rsid w:val="41F90A15"/>
    <w:rsid w:val="41FF1CF5"/>
    <w:rsid w:val="4261C252"/>
    <w:rsid w:val="426323FD"/>
    <w:rsid w:val="43088D0B"/>
    <w:rsid w:val="440D22FD"/>
    <w:rsid w:val="4422DB8F"/>
    <w:rsid w:val="443E3DD1"/>
    <w:rsid w:val="44B470D2"/>
    <w:rsid w:val="451C08D1"/>
    <w:rsid w:val="45435DF0"/>
    <w:rsid w:val="455BBDFE"/>
    <w:rsid w:val="45A661A6"/>
    <w:rsid w:val="460D6CF7"/>
    <w:rsid w:val="4632C3DC"/>
    <w:rsid w:val="4634DCA5"/>
    <w:rsid w:val="46778559"/>
    <w:rsid w:val="46FCE3B4"/>
    <w:rsid w:val="47B3863C"/>
    <w:rsid w:val="47DB522F"/>
    <w:rsid w:val="4818808E"/>
    <w:rsid w:val="48226FE3"/>
    <w:rsid w:val="483182DF"/>
    <w:rsid w:val="487706AA"/>
    <w:rsid w:val="489B819B"/>
    <w:rsid w:val="48A7B44E"/>
    <w:rsid w:val="497CDBBB"/>
    <w:rsid w:val="49A3911C"/>
    <w:rsid w:val="49B4A7EF"/>
    <w:rsid w:val="4A5C6724"/>
    <w:rsid w:val="4AB8220A"/>
    <w:rsid w:val="4AD78CB4"/>
    <w:rsid w:val="4B0830F9"/>
    <w:rsid w:val="4B19B8E8"/>
    <w:rsid w:val="4B1F29D8"/>
    <w:rsid w:val="4B28B38E"/>
    <w:rsid w:val="4B54CC43"/>
    <w:rsid w:val="4B6610F8"/>
    <w:rsid w:val="4B7F6C9B"/>
    <w:rsid w:val="4B9587F9"/>
    <w:rsid w:val="4BEAC943"/>
    <w:rsid w:val="4C1AE407"/>
    <w:rsid w:val="4C64612B"/>
    <w:rsid w:val="4C6D4DF8"/>
    <w:rsid w:val="4D21D1A5"/>
    <w:rsid w:val="4D68D931"/>
    <w:rsid w:val="4D81CEF5"/>
    <w:rsid w:val="4DED59D3"/>
    <w:rsid w:val="4DF28F3D"/>
    <w:rsid w:val="4DF699EE"/>
    <w:rsid w:val="4E17D6EC"/>
    <w:rsid w:val="4E338984"/>
    <w:rsid w:val="4E772BB5"/>
    <w:rsid w:val="4E798EEE"/>
    <w:rsid w:val="4F75A13E"/>
    <w:rsid w:val="4F768042"/>
    <w:rsid w:val="4F9776A6"/>
    <w:rsid w:val="4FE959ED"/>
    <w:rsid w:val="5001A43F"/>
    <w:rsid w:val="5045FEBA"/>
    <w:rsid w:val="50DE706B"/>
    <w:rsid w:val="51427EED"/>
    <w:rsid w:val="5146F1D9"/>
    <w:rsid w:val="519E7A56"/>
    <w:rsid w:val="51B608EE"/>
    <w:rsid w:val="51C3BF0F"/>
    <w:rsid w:val="51DBB40E"/>
    <w:rsid w:val="5222C8E3"/>
    <w:rsid w:val="52565AA6"/>
    <w:rsid w:val="528F611F"/>
    <w:rsid w:val="52C5D914"/>
    <w:rsid w:val="52E01C47"/>
    <w:rsid w:val="52E31EE1"/>
    <w:rsid w:val="5319D770"/>
    <w:rsid w:val="5353093F"/>
    <w:rsid w:val="53775D39"/>
    <w:rsid w:val="54620821"/>
    <w:rsid w:val="549E8D8E"/>
    <w:rsid w:val="54E3676B"/>
    <w:rsid w:val="54FF8621"/>
    <w:rsid w:val="553C5D50"/>
    <w:rsid w:val="55A3F7F5"/>
    <w:rsid w:val="55B39AF5"/>
    <w:rsid w:val="561E6F5C"/>
    <w:rsid w:val="564B68AA"/>
    <w:rsid w:val="566BA993"/>
    <w:rsid w:val="56A5A167"/>
    <w:rsid w:val="56DDC981"/>
    <w:rsid w:val="56DEEFEC"/>
    <w:rsid w:val="56EA46D6"/>
    <w:rsid w:val="56FB2A6E"/>
    <w:rsid w:val="575DAD1F"/>
    <w:rsid w:val="57E42787"/>
    <w:rsid w:val="57F35073"/>
    <w:rsid w:val="57FC753D"/>
    <w:rsid w:val="581542DC"/>
    <w:rsid w:val="583F3218"/>
    <w:rsid w:val="5840A4B0"/>
    <w:rsid w:val="58971D89"/>
    <w:rsid w:val="59156A80"/>
    <w:rsid w:val="5933C2DE"/>
    <w:rsid w:val="5974E1B7"/>
    <w:rsid w:val="5987F2BF"/>
    <w:rsid w:val="5994DF99"/>
    <w:rsid w:val="59D1E02E"/>
    <w:rsid w:val="5A07E00F"/>
    <w:rsid w:val="5A4B04F8"/>
    <w:rsid w:val="5AAD95FC"/>
    <w:rsid w:val="5AB63368"/>
    <w:rsid w:val="5AF2A20A"/>
    <w:rsid w:val="5B094D08"/>
    <w:rsid w:val="5B314B2D"/>
    <w:rsid w:val="5B396F73"/>
    <w:rsid w:val="5B671F47"/>
    <w:rsid w:val="5B6B2DD1"/>
    <w:rsid w:val="5B75DE1D"/>
    <w:rsid w:val="5B7E2F9A"/>
    <w:rsid w:val="5BA46B7F"/>
    <w:rsid w:val="5BF9CD35"/>
    <w:rsid w:val="5C05432E"/>
    <w:rsid w:val="5C1794A7"/>
    <w:rsid w:val="5C2A092E"/>
    <w:rsid w:val="5C775A92"/>
    <w:rsid w:val="5CE9A9AD"/>
    <w:rsid w:val="5D1E0B3E"/>
    <w:rsid w:val="5D33BFFD"/>
    <w:rsid w:val="5D515AE6"/>
    <w:rsid w:val="5D935DFE"/>
    <w:rsid w:val="5DF1D2EB"/>
    <w:rsid w:val="5E036D0C"/>
    <w:rsid w:val="5E35655C"/>
    <w:rsid w:val="5F2134A3"/>
    <w:rsid w:val="5F34A969"/>
    <w:rsid w:val="5FAC5025"/>
    <w:rsid w:val="5FE662C9"/>
    <w:rsid w:val="6003D214"/>
    <w:rsid w:val="6019BF93"/>
    <w:rsid w:val="605CCA4A"/>
    <w:rsid w:val="608FD1CD"/>
    <w:rsid w:val="60D45650"/>
    <w:rsid w:val="60D71956"/>
    <w:rsid w:val="61075B7B"/>
    <w:rsid w:val="610ED969"/>
    <w:rsid w:val="610FA605"/>
    <w:rsid w:val="615A0BD6"/>
    <w:rsid w:val="618FD7CE"/>
    <w:rsid w:val="61E1F2EA"/>
    <w:rsid w:val="61FAC626"/>
    <w:rsid w:val="623BCC5D"/>
    <w:rsid w:val="627725B5"/>
    <w:rsid w:val="62BB7A4B"/>
    <w:rsid w:val="62DF1107"/>
    <w:rsid w:val="63232D89"/>
    <w:rsid w:val="636603BB"/>
    <w:rsid w:val="63B22A5E"/>
    <w:rsid w:val="63F96401"/>
    <w:rsid w:val="641EA998"/>
    <w:rsid w:val="645CBD71"/>
    <w:rsid w:val="646B0037"/>
    <w:rsid w:val="64737F01"/>
    <w:rsid w:val="64862FA9"/>
    <w:rsid w:val="64BC5BB3"/>
    <w:rsid w:val="65991DB9"/>
    <w:rsid w:val="665DC085"/>
    <w:rsid w:val="66718060"/>
    <w:rsid w:val="66E7FA6E"/>
    <w:rsid w:val="67BA96C2"/>
    <w:rsid w:val="6811C961"/>
    <w:rsid w:val="68383D91"/>
    <w:rsid w:val="689C56E8"/>
    <w:rsid w:val="68A1C4CE"/>
    <w:rsid w:val="68B1C8DA"/>
    <w:rsid w:val="68B8C37D"/>
    <w:rsid w:val="694B8F0F"/>
    <w:rsid w:val="69622C18"/>
    <w:rsid w:val="69F4E166"/>
    <w:rsid w:val="6A214A75"/>
    <w:rsid w:val="6A57DCA3"/>
    <w:rsid w:val="6A95D46D"/>
    <w:rsid w:val="6ACB2F5F"/>
    <w:rsid w:val="6AF4D803"/>
    <w:rsid w:val="6B173F73"/>
    <w:rsid w:val="6B9BE0B6"/>
    <w:rsid w:val="6C8527A9"/>
    <w:rsid w:val="6C990373"/>
    <w:rsid w:val="6CB64550"/>
    <w:rsid w:val="6CBF1F82"/>
    <w:rsid w:val="6CFDB017"/>
    <w:rsid w:val="6CFE22F4"/>
    <w:rsid w:val="6D7D75FB"/>
    <w:rsid w:val="6D92FB52"/>
    <w:rsid w:val="6D995326"/>
    <w:rsid w:val="6DC27C01"/>
    <w:rsid w:val="6DF3AD90"/>
    <w:rsid w:val="6DFAE16B"/>
    <w:rsid w:val="6E0B585F"/>
    <w:rsid w:val="6E52FD98"/>
    <w:rsid w:val="6EBF68FB"/>
    <w:rsid w:val="6EF9818F"/>
    <w:rsid w:val="6F386BB4"/>
    <w:rsid w:val="6F6464B6"/>
    <w:rsid w:val="6F8EBD2C"/>
    <w:rsid w:val="6FC75B91"/>
    <w:rsid w:val="6FC7B82E"/>
    <w:rsid w:val="6FD9AB22"/>
    <w:rsid w:val="706E9B86"/>
    <w:rsid w:val="70A0D3FA"/>
    <w:rsid w:val="70A605BE"/>
    <w:rsid w:val="70E18C79"/>
    <w:rsid w:val="70F79915"/>
    <w:rsid w:val="711F8CC8"/>
    <w:rsid w:val="7121A076"/>
    <w:rsid w:val="7161D1D5"/>
    <w:rsid w:val="7176F58F"/>
    <w:rsid w:val="717E2E0F"/>
    <w:rsid w:val="71A819D1"/>
    <w:rsid w:val="72881D12"/>
    <w:rsid w:val="72B9D2DB"/>
    <w:rsid w:val="72D762E3"/>
    <w:rsid w:val="730A079B"/>
    <w:rsid w:val="735D5A3B"/>
    <w:rsid w:val="738FE5B1"/>
    <w:rsid w:val="741107FA"/>
    <w:rsid w:val="7416D60E"/>
    <w:rsid w:val="74640CEC"/>
    <w:rsid w:val="74DE9A1A"/>
    <w:rsid w:val="74F48CCF"/>
    <w:rsid w:val="75206DB9"/>
    <w:rsid w:val="7531EBD3"/>
    <w:rsid w:val="7538392A"/>
    <w:rsid w:val="754CBB24"/>
    <w:rsid w:val="7595571E"/>
    <w:rsid w:val="761BBE62"/>
    <w:rsid w:val="7621A29C"/>
    <w:rsid w:val="76842565"/>
    <w:rsid w:val="7696ABFA"/>
    <w:rsid w:val="76C1B8AA"/>
    <w:rsid w:val="76EA52E0"/>
    <w:rsid w:val="77564883"/>
    <w:rsid w:val="780302A1"/>
    <w:rsid w:val="783193EB"/>
    <w:rsid w:val="78631DDD"/>
    <w:rsid w:val="786478E0"/>
    <w:rsid w:val="78EEBBC2"/>
    <w:rsid w:val="795FCABE"/>
    <w:rsid w:val="7A9B6A13"/>
    <w:rsid w:val="7A9C1142"/>
    <w:rsid w:val="7AD45125"/>
    <w:rsid w:val="7ADC2FA4"/>
    <w:rsid w:val="7BBF11B6"/>
    <w:rsid w:val="7BCFC277"/>
    <w:rsid w:val="7C3B1DAE"/>
    <w:rsid w:val="7CA73D43"/>
    <w:rsid w:val="7CB172C0"/>
    <w:rsid w:val="7CE60638"/>
    <w:rsid w:val="7D7272D8"/>
    <w:rsid w:val="7DEA1DC1"/>
    <w:rsid w:val="7DF2D5A5"/>
    <w:rsid w:val="7E00F715"/>
    <w:rsid w:val="7E2D9FCD"/>
    <w:rsid w:val="7E89A095"/>
    <w:rsid w:val="7EAE913B"/>
    <w:rsid w:val="7F06303F"/>
    <w:rsid w:val="7F0CECBB"/>
    <w:rsid w:val="7F4D62FB"/>
    <w:rsid w:val="7F97C84D"/>
    <w:rsid w:val="7F9EE221"/>
    <w:rsid w:val="7FC046D8"/>
    <w:rsid w:val="7FE998E1"/>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47FD22"/>
  <w15:chartTrackingRefBased/>
  <w15:docId w15:val="{4C57511A-8B6C-43FD-AE2D-7BC7544327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4A392D"/>
    <w:rPr>
      <w:sz w:val="24"/>
    </w:rPr>
  </w:style>
  <w:style w:type="paragraph" w:styleId="Heading1">
    <w:name w:val="heading 1"/>
    <w:basedOn w:val="Normal"/>
    <w:next w:val="Normal"/>
    <w:link w:val="Heading1Char"/>
    <w:uiPriority w:val="9"/>
    <w:qFormat/>
    <w:rsid w:val="004A392D"/>
    <w:pPr>
      <w:spacing w:before="480" w:after="0"/>
      <w:contextualSpacing/>
      <w:outlineLvl w:val="0"/>
    </w:pPr>
    <w:rPr>
      <w:rFonts w:asciiTheme="majorHAnsi" w:eastAsiaTheme="majorEastAsia" w:hAnsiTheme="majorHAnsi" w:cstheme="majorBidi"/>
      <w:b/>
      <w:bCs/>
      <w:sz w:val="36"/>
      <w:szCs w:val="28"/>
    </w:rPr>
  </w:style>
  <w:style w:type="paragraph" w:styleId="Heading2">
    <w:name w:val="heading 2"/>
    <w:basedOn w:val="Normal"/>
    <w:next w:val="Normal"/>
    <w:link w:val="Heading2Char"/>
    <w:uiPriority w:val="9"/>
    <w:unhideWhenUsed/>
    <w:qFormat/>
    <w:rsid w:val="004A392D"/>
    <w:pPr>
      <w:spacing w:before="200" w:after="0"/>
      <w:outlineLvl w:val="1"/>
    </w:pPr>
    <w:rPr>
      <w:rFonts w:asciiTheme="majorHAnsi" w:eastAsiaTheme="majorEastAsia" w:hAnsiTheme="majorHAnsi" w:cstheme="majorBidi"/>
      <w:b/>
      <w:bCs/>
      <w:sz w:val="32"/>
      <w:szCs w:val="26"/>
    </w:rPr>
  </w:style>
  <w:style w:type="paragraph" w:styleId="Heading3">
    <w:name w:val="heading 3"/>
    <w:basedOn w:val="Normal"/>
    <w:next w:val="Normal"/>
    <w:link w:val="Heading3Char"/>
    <w:uiPriority w:val="9"/>
    <w:unhideWhenUsed/>
    <w:qFormat/>
    <w:rsid w:val="004A392D"/>
    <w:pPr>
      <w:spacing w:before="200" w:after="0" w:line="271" w:lineRule="auto"/>
      <w:outlineLvl w:val="2"/>
    </w:pPr>
    <w:rPr>
      <w:rFonts w:asciiTheme="majorHAnsi" w:eastAsiaTheme="majorEastAsia" w:hAnsiTheme="majorHAnsi" w:cstheme="majorBidi"/>
      <w:b/>
      <w:bCs/>
      <w:sz w:val="28"/>
    </w:rPr>
  </w:style>
  <w:style w:type="paragraph" w:styleId="Heading4">
    <w:name w:val="heading 4"/>
    <w:basedOn w:val="Normal"/>
    <w:next w:val="Normal"/>
    <w:link w:val="Heading4Char"/>
    <w:uiPriority w:val="9"/>
    <w:unhideWhenUsed/>
    <w:qFormat/>
    <w:rsid w:val="004A392D"/>
    <w:pPr>
      <w:spacing w:before="200" w:after="0"/>
      <w:outlineLvl w:val="3"/>
    </w:pPr>
    <w:rPr>
      <w:rFonts w:asciiTheme="majorHAnsi" w:eastAsiaTheme="majorEastAsia" w:hAnsiTheme="majorHAnsi" w:cstheme="majorBidi"/>
      <w:b/>
      <w:bCs/>
      <w:iCs/>
      <w:sz w:val="26"/>
    </w:rPr>
  </w:style>
  <w:style w:type="paragraph" w:styleId="Heading5">
    <w:name w:val="heading 5"/>
    <w:basedOn w:val="Normal"/>
    <w:next w:val="Normal"/>
    <w:link w:val="Heading5Char"/>
    <w:uiPriority w:val="9"/>
    <w:unhideWhenUsed/>
    <w:qFormat/>
    <w:rsid w:val="004A392D"/>
    <w:pPr>
      <w:spacing w:before="200" w:after="0"/>
      <w:outlineLvl w:val="4"/>
    </w:pPr>
    <w:rPr>
      <w:rFonts w:asciiTheme="majorHAnsi" w:eastAsiaTheme="majorEastAsia" w:hAnsiTheme="majorHAnsi" w:cstheme="majorBidi"/>
      <w:b/>
      <w:bCs/>
    </w:rPr>
  </w:style>
  <w:style w:type="paragraph" w:styleId="Heading6">
    <w:name w:val="heading 6"/>
    <w:basedOn w:val="Normal"/>
    <w:next w:val="Normal"/>
    <w:link w:val="Heading6Char"/>
    <w:uiPriority w:val="9"/>
    <w:semiHidden/>
    <w:unhideWhenUsed/>
    <w:rsid w:val="00F85186"/>
    <w:pPr>
      <w:spacing w:after="0" w:line="271" w:lineRule="auto"/>
      <w:outlineLvl w:val="5"/>
    </w:pPr>
    <w:rPr>
      <w:rFonts w:asciiTheme="majorHAnsi" w:eastAsiaTheme="majorEastAsia" w:hAnsiTheme="majorHAnsi" w:cstheme="majorBidi"/>
      <w:b/>
      <w:bCs/>
      <w:i/>
      <w:iCs/>
      <w:color w:val="7F7F7F" w:themeColor="text1" w:themeTint="80"/>
    </w:rPr>
  </w:style>
  <w:style w:type="paragraph" w:styleId="Heading7">
    <w:name w:val="heading 7"/>
    <w:basedOn w:val="Normal"/>
    <w:next w:val="Normal"/>
    <w:link w:val="Heading7Char"/>
    <w:uiPriority w:val="9"/>
    <w:semiHidden/>
    <w:unhideWhenUsed/>
    <w:qFormat/>
    <w:rsid w:val="004A392D"/>
    <w:pPr>
      <w:spacing w:after="0"/>
      <w:outlineLvl w:val="6"/>
    </w:pPr>
    <w:rPr>
      <w:rFonts w:asciiTheme="majorHAnsi" w:eastAsiaTheme="majorEastAsia" w:hAnsiTheme="majorHAnsi" w:cstheme="majorBidi"/>
      <w:i/>
      <w:iCs/>
      <w:sz w:val="22"/>
    </w:rPr>
  </w:style>
  <w:style w:type="paragraph" w:styleId="Heading8">
    <w:name w:val="heading 8"/>
    <w:basedOn w:val="Normal"/>
    <w:next w:val="Normal"/>
    <w:link w:val="Heading8Char"/>
    <w:uiPriority w:val="9"/>
    <w:semiHidden/>
    <w:unhideWhenUsed/>
    <w:qFormat/>
    <w:rsid w:val="004A392D"/>
    <w:pPr>
      <w:spacing w:after="0"/>
      <w:outlineLvl w:val="7"/>
    </w:pPr>
    <w:rPr>
      <w:rFonts w:asciiTheme="majorHAnsi" w:eastAsiaTheme="majorEastAsia" w:hAnsiTheme="majorHAnsi" w:cstheme="majorBidi"/>
      <w:sz w:val="20"/>
      <w:szCs w:val="20"/>
    </w:rPr>
  </w:style>
  <w:style w:type="paragraph" w:styleId="Heading9">
    <w:name w:val="heading 9"/>
    <w:basedOn w:val="Normal"/>
    <w:next w:val="Normal"/>
    <w:link w:val="Heading9Char"/>
    <w:uiPriority w:val="9"/>
    <w:semiHidden/>
    <w:unhideWhenUsed/>
    <w:qFormat/>
    <w:rsid w:val="004A392D"/>
    <w:pPr>
      <w:spacing w:after="0"/>
      <w:outlineLvl w:val="8"/>
    </w:pPr>
    <w:rPr>
      <w:rFonts w:asciiTheme="majorHAnsi" w:eastAsiaTheme="majorEastAsia" w:hAnsiTheme="majorHAnsi" w:cstheme="majorBidi"/>
      <w:i/>
      <w:iCs/>
      <w:spacing w:val="5"/>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392D"/>
    <w:rPr>
      <w:rFonts w:asciiTheme="majorHAnsi" w:eastAsiaTheme="majorEastAsia" w:hAnsiTheme="majorHAnsi" w:cstheme="majorBidi"/>
      <w:b/>
      <w:bCs/>
      <w:sz w:val="36"/>
      <w:szCs w:val="28"/>
    </w:rPr>
  </w:style>
  <w:style w:type="character" w:customStyle="1" w:styleId="Heading2Char">
    <w:name w:val="Heading 2 Char"/>
    <w:basedOn w:val="DefaultParagraphFont"/>
    <w:link w:val="Heading2"/>
    <w:uiPriority w:val="9"/>
    <w:rsid w:val="004A392D"/>
    <w:rPr>
      <w:rFonts w:asciiTheme="majorHAnsi" w:eastAsiaTheme="majorEastAsia" w:hAnsiTheme="majorHAnsi" w:cstheme="majorBidi"/>
      <w:b/>
      <w:bCs/>
      <w:sz w:val="32"/>
      <w:szCs w:val="26"/>
    </w:rPr>
  </w:style>
  <w:style w:type="character" w:customStyle="1" w:styleId="Heading3Char">
    <w:name w:val="Heading 3 Char"/>
    <w:basedOn w:val="DefaultParagraphFont"/>
    <w:link w:val="Heading3"/>
    <w:uiPriority w:val="9"/>
    <w:rsid w:val="004A392D"/>
    <w:rPr>
      <w:rFonts w:asciiTheme="majorHAnsi" w:eastAsiaTheme="majorEastAsia" w:hAnsiTheme="majorHAnsi" w:cstheme="majorBidi"/>
      <w:b/>
      <w:bCs/>
      <w:sz w:val="28"/>
    </w:rPr>
  </w:style>
  <w:style w:type="character" w:customStyle="1" w:styleId="Heading4Char">
    <w:name w:val="Heading 4 Char"/>
    <w:basedOn w:val="DefaultParagraphFont"/>
    <w:link w:val="Heading4"/>
    <w:uiPriority w:val="9"/>
    <w:rsid w:val="004A392D"/>
    <w:rPr>
      <w:rFonts w:asciiTheme="majorHAnsi" w:eastAsiaTheme="majorEastAsia" w:hAnsiTheme="majorHAnsi" w:cstheme="majorBidi"/>
      <w:b/>
      <w:bCs/>
      <w:iCs/>
      <w:sz w:val="26"/>
    </w:rPr>
  </w:style>
  <w:style w:type="character" w:customStyle="1" w:styleId="Heading5Char">
    <w:name w:val="Heading 5 Char"/>
    <w:basedOn w:val="DefaultParagraphFont"/>
    <w:link w:val="Heading5"/>
    <w:uiPriority w:val="9"/>
    <w:rsid w:val="004A392D"/>
    <w:rPr>
      <w:rFonts w:asciiTheme="majorHAnsi" w:eastAsiaTheme="majorEastAsia" w:hAnsiTheme="majorHAnsi" w:cstheme="majorBidi"/>
      <w:b/>
      <w:bCs/>
      <w:sz w:val="24"/>
    </w:rPr>
  </w:style>
  <w:style w:type="character" w:customStyle="1" w:styleId="Heading6Char">
    <w:name w:val="Heading 6 Char"/>
    <w:basedOn w:val="DefaultParagraphFont"/>
    <w:link w:val="Heading6"/>
    <w:uiPriority w:val="9"/>
    <w:semiHidden/>
    <w:rsid w:val="00F85186"/>
    <w:rPr>
      <w:rFonts w:asciiTheme="majorHAnsi" w:eastAsiaTheme="majorEastAsia" w:hAnsiTheme="majorHAnsi" w:cstheme="majorBidi"/>
      <w:b/>
      <w:bCs/>
      <w:i/>
      <w:iCs/>
      <w:color w:val="7F7F7F" w:themeColor="text1" w:themeTint="80"/>
    </w:rPr>
  </w:style>
  <w:style w:type="character" w:customStyle="1" w:styleId="Heading7Char">
    <w:name w:val="Heading 7 Char"/>
    <w:basedOn w:val="DefaultParagraphFont"/>
    <w:link w:val="Heading7"/>
    <w:uiPriority w:val="9"/>
    <w:semiHidden/>
    <w:rsid w:val="004A392D"/>
    <w:rPr>
      <w:rFonts w:asciiTheme="majorHAnsi" w:eastAsiaTheme="majorEastAsia" w:hAnsiTheme="majorHAnsi" w:cstheme="majorBidi"/>
      <w:i/>
      <w:iCs/>
    </w:rPr>
  </w:style>
  <w:style w:type="character" w:customStyle="1" w:styleId="Heading8Char">
    <w:name w:val="Heading 8 Char"/>
    <w:basedOn w:val="DefaultParagraphFont"/>
    <w:link w:val="Heading8"/>
    <w:uiPriority w:val="9"/>
    <w:semiHidden/>
    <w:rsid w:val="004A392D"/>
    <w:rPr>
      <w:rFonts w:asciiTheme="majorHAnsi" w:eastAsiaTheme="majorEastAsia" w:hAnsiTheme="majorHAnsi" w:cstheme="majorBidi"/>
      <w:sz w:val="20"/>
      <w:szCs w:val="20"/>
    </w:rPr>
  </w:style>
  <w:style w:type="character" w:customStyle="1" w:styleId="Heading9Char">
    <w:name w:val="Heading 9 Char"/>
    <w:basedOn w:val="DefaultParagraphFont"/>
    <w:link w:val="Heading9"/>
    <w:uiPriority w:val="9"/>
    <w:semiHidden/>
    <w:rsid w:val="004A392D"/>
    <w:rPr>
      <w:rFonts w:asciiTheme="majorHAnsi" w:eastAsiaTheme="majorEastAsia" w:hAnsiTheme="majorHAnsi" w:cstheme="majorBidi"/>
      <w:i/>
      <w:iCs/>
      <w:spacing w:val="5"/>
      <w:sz w:val="20"/>
      <w:szCs w:val="20"/>
    </w:rPr>
  </w:style>
  <w:style w:type="paragraph" w:styleId="Title">
    <w:name w:val="Title"/>
    <w:basedOn w:val="Normal"/>
    <w:next w:val="Normal"/>
    <w:link w:val="TitleChar"/>
    <w:uiPriority w:val="10"/>
    <w:qFormat/>
    <w:rsid w:val="004A392D"/>
    <w:pPr>
      <w:pBdr>
        <w:bottom w:val="single" w:sz="4" w:space="1" w:color="auto"/>
      </w:pBdr>
      <w:spacing w:line="360" w:lineRule="auto"/>
      <w:contextualSpacing/>
    </w:pPr>
    <w:rPr>
      <w:rFonts w:asciiTheme="majorHAnsi" w:eastAsiaTheme="majorEastAsia" w:hAnsiTheme="majorHAnsi" w:cstheme="majorBidi"/>
      <w:b/>
      <w:spacing w:val="5"/>
      <w:sz w:val="36"/>
      <w:szCs w:val="52"/>
    </w:rPr>
  </w:style>
  <w:style w:type="character" w:customStyle="1" w:styleId="TitleChar">
    <w:name w:val="Title Char"/>
    <w:basedOn w:val="DefaultParagraphFont"/>
    <w:link w:val="Title"/>
    <w:uiPriority w:val="10"/>
    <w:rsid w:val="004A392D"/>
    <w:rPr>
      <w:rFonts w:asciiTheme="majorHAnsi" w:eastAsiaTheme="majorEastAsia" w:hAnsiTheme="majorHAnsi" w:cstheme="majorBidi"/>
      <w:b/>
      <w:spacing w:val="5"/>
      <w:sz w:val="36"/>
      <w:szCs w:val="52"/>
    </w:rPr>
  </w:style>
  <w:style w:type="paragraph" w:styleId="Subtitle">
    <w:name w:val="Subtitle"/>
    <w:basedOn w:val="Normal"/>
    <w:next w:val="Normal"/>
    <w:link w:val="SubtitleChar"/>
    <w:uiPriority w:val="11"/>
    <w:qFormat/>
    <w:rsid w:val="004A392D"/>
    <w:pPr>
      <w:spacing w:after="600"/>
    </w:pPr>
    <w:rPr>
      <w:rFonts w:asciiTheme="majorHAnsi" w:eastAsiaTheme="majorEastAsia" w:hAnsiTheme="majorHAnsi" w:cstheme="majorBidi"/>
      <w:b/>
      <w:i/>
      <w:iCs/>
      <w:spacing w:val="13"/>
      <w:sz w:val="32"/>
      <w:szCs w:val="24"/>
    </w:rPr>
  </w:style>
  <w:style w:type="character" w:customStyle="1" w:styleId="SubtitleChar">
    <w:name w:val="Subtitle Char"/>
    <w:basedOn w:val="DefaultParagraphFont"/>
    <w:link w:val="Subtitle"/>
    <w:uiPriority w:val="11"/>
    <w:rsid w:val="004A392D"/>
    <w:rPr>
      <w:rFonts w:asciiTheme="majorHAnsi" w:eastAsiaTheme="majorEastAsia" w:hAnsiTheme="majorHAnsi" w:cstheme="majorBidi"/>
      <w:b/>
      <w:i/>
      <w:iCs/>
      <w:spacing w:val="13"/>
      <w:sz w:val="32"/>
      <w:szCs w:val="24"/>
    </w:rPr>
  </w:style>
  <w:style w:type="character" w:styleId="Strong">
    <w:name w:val="Strong"/>
    <w:uiPriority w:val="22"/>
    <w:rsid w:val="00F85186"/>
    <w:rPr>
      <w:b/>
      <w:bCs/>
    </w:rPr>
  </w:style>
  <w:style w:type="character" w:styleId="Emphasis">
    <w:name w:val="Emphasis"/>
    <w:uiPriority w:val="20"/>
    <w:rsid w:val="00F85186"/>
    <w:rPr>
      <w:b/>
      <w:bCs/>
      <w:i/>
      <w:iCs/>
      <w:spacing w:val="10"/>
      <w:bdr w:val="none" w:sz="0" w:space="0" w:color="auto"/>
      <w:shd w:val="clear" w:color="auto" w:fill="auto"/>
    </w:rPr>
  </w:style>
  <w:style w:type="paragraph" w:styleId="NoSpacing">
    <w:name w:val="No Spacing"/>
    <w:uiPriority w:val="1"/>
    <w:rsid w:val="00FE363E"/>
    <w:pPr>
      <w:spacing w:after="0" w:line="240" w:lineRule="auto"/>
    </w:pPr>
    <w:rPr>
      <w:sz w:val="24"/>
    </w:rPr>
  </w:style>
  <w:style w:type="paragraph" w:styleId="ListParagraph">
    <w:name w:val="List Paragraph"/>
    <w:basedOn w:val="Normal"/>
    <w:uiPriority w:val="34"/>
    <w:rsid w:val="00F85186"/>
    <w:pPr>
      <w:ind w:left="720"/>
      <w:contextualSpacing/>
    </w:pPr>
  </w:style>
  <w:style w:type="paragraph" w:styleId="Quote">
    <w:name w:val="Quote"/>
    <w:basedOn w:val="Normal"/>
    <w:next w:val="Normal"/>
    <w:link w:val="QuoteChar"/>
    <w:uiPriority w:val="29"/>
    <w:rsid w:val="00F85186"/>
    <w:pPr>
      <w:spacing w:before="200" w:after="0"/>
      <w:ind w:left="360" w:right="360"/>
    </w:pPr>
    <w:rPr>
      <w:i/>
      <w:iCs/>
    </w:rPr>
  </w:style>
  <w:style w:type="character" w:customStyle="1" w:styleId="QuoteChar">
    <w:name w:val="Quote Char"/>
    <w:basedOn w:val="DefaultParagraphFont"/>
    <w:link w:val="Quote"/>
    <w:uiPriority w:val="29"/>
    <w:rsid w:val="00F85186"/>
    <w:rPr>
      <w:i/>
      <w:iCs/>
    </w:rPr>
  </w:style>
  <w:style w:type="paragraph" w:styleId="IntenseQuote">
    <w:name w:val="Intense Quote"/>
    <w:basedOn w:val="Normal"/>
    <w:next w:val="Normal"/>
    <w:link w:val="IntenseQuoteChar"/>
    <w:uiPriority w:val="30"/>
    <w:rsid w:val="00F85186"/>
    <w:pPr>
      <w:pBdr>
        <w:bottom w:val="single" w:sz="4" w:space="1" w:color="auto"/>
      </w:pBdr>
      <w:spacing w:before="200" w:after="280"/>
      <w:ind w:left="1008" w:right="1152"/>
      <w:jc w:val="both"/>
    </w:pPr>
    <w:rPr>
      <w:b/>
      <w:bCs/>
      <w:i/>
      <w:iCs/>
    </w:rPr>
  </w:style>
  <w:style w:type="character" w:customStyle="1" w:styleId="IntenseQuoteChar">
    <w:name w:val="Intense Quote Char"/>
    <w:basedOn w:val="DefaultParagraphFont"/>
    <w:link w:val="IntenseQuote"/>
    <w:uiPriority w:val="30"/>
    <w:rsid w:val="00F85186"/>
    <w:rPr>
      <w:b/>
      <w:bCs/>
      <w:i/>
      <w:iCs/>
    </w:rPr>
  </w:style>
  <w:style w:type="character" w:styleId="SubtleEmphasis">
    <w:name w:val="Subtle Emphasis"/>
    <w:uiPriority w:val="19"/>
    <w:rsid w:val="00F85186"/>
    <w:rPr>
      <w:i/>
      <w:iCs/>
    </w:rPr>
  </w:style>
  <w:style w:type="character" w:styleId="IntenseEmphasis">
    <w:name w:val="Intense Emphasis"/>
    <w:uiPriority w:val="21"/>
    <w:rsid w:val="00F85186"/>
    <w:rPr>
      <w:b/>
      <w:bCs/>
    </w:rPr>
  </w:style>
  <w:style w:type="character" w:styleId="SubtleReference">
    <w:name w:val="Subtle Reference"/>
    <w:uiPriority w:val="31"/>
    <w:rsid w:val="00F85186"/>
    <w:rPr>
      <w:smallCaps/>
    </w:rPr>
  </w:style>
  <w:style w:type="character" w:styleId="IntenseReference">
    <w:name w:val="Intense Reference"/>
    <w:uiPriority w:val="32"/>
    <w:rsid w:val="00F85186"/>
    <w:rPr>
      <w:smallCaps/>
      <w:spacing w:val="5"/>
      <w:u w:val="single"/>
    </w:rPr>
  </w:style>
  <w:style w:type="character" w:styleId="BookTitle">
    <w:name w:val="Book Title"/>
    <w:uiPriority w:val="33"/>
    <w:rsid w:val="00F85186"/>
    <w:rPr>
      <w:i/>
      <w:iCs/>
      <w:smallCaps/>
      <w:spacing w:val="5"/>
    </w:rPr>
  </w:style>
  <w:style w:type="paragraph" w:styleId="TOCHeading">
    <w:name w:val="TOC Heading"/>
    <w:basedOn w:val="Heading1"/>
    <w:next w:val="Normal"/>
    <w:uiPriority w:val="39"/>
    <w:semiHidden/>
    <w:unhideWhenUsed/>
    <w:qFormat/>
    <w:rsid w:val="004A392D"/>
    <w:pPr>
      <w:outlineLvl w:val="9"/>
    </w:pPr>
    <w:rPr>
      <w:lang w:bidi="en-US"/>
    </w:rPr>
  </w:style>
  <w:style w:type="paragraph" w:styleId="Header">
    <w:name w:val="header"/>
    <w:basedOn w:val="Normal"/>
    <w:link w:val="HeaderChar"/>
    <w:uiPriority w:val="99"/>
    <w:unhideWhenUsed/>
    <w:rsid w:val="00F720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F72078"/>
    <w:rPr>
      <w:sz w:val="24"/>
    </w:rPr>
  </w:style>
  <w:style w:type="paragraph" w:styleId="Footer">
    <w:name w:val="footer"/>
    <w:basedOn w:val="Normal"/>
    <w:link w:val="FooterChar"/>
    <w:uiPriority w:val="99"/>
    <w:unhideWhenUsed/>
    <w:rsid w:val="00F720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F72078"/>
    <w:rPr>
      <w:sz w:val="24"/>
    </w:rPr>
  </w:style>
  <w:style w:type="paragraph" w:styleId="BalloonText">
    <w:name w:val="Balloon Text"/>
    <w:basedOn w:val="Normal"/>
    <w:link w:val="BalloonTextChar"/>
    <w:uiPriority w:val="99"/>
    <w:semiHidden/>
    <w:unhideWhenUsed/>
    <w:rsid w:val="00F7207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72078"/>
    <w:rPr>
      <w:rFonts w:ascii="Tahoma" w:hAnsi="Tahoma" w:cs="Tahoma"/>
      <w:sz w:val="16"/>
      <w:szCs w:val="16"/>
    </w:rPr>
  </w:style>
  <w:style w:type="paragraph" w:styleId="Bibliography">
    <w:name w:val="Bibliography"/>
    <w:basedOn w:val="Normal"/>
    <w:next w:val="Normal"/>
    <w:uiPriority w:val="37"/>
    <w:unhideWhenUsed/>
    <w:rsid w:val="00F31CAE"/>
    <w:pPr>
      <w:spacing w:after="0" w:line="480" w:lineRule="auto"/>
      <w:ind w:left="720" w:hanging="720"/>
    </w:pPr>
  </w:style>
  <w:style w:type="paragraph" w:styleId="Revision">
    <w:name w:val="Revision"/>
    <w:hidden/>
    <w:uiPriority w:val="99"/>
    <w:semiHidden/>
    <w:rsid w:val="00AD0917"/>
    <w:pPr>
      <w:spacing w:after="0" w:line="240" w:lineRule="auto"/>
    </w:pPr>
    <w:rPr>
      <w:sz w:val="24"/>
    </w:rPr>
  </w:style>
  <w:style w:type="character" w:styleId="CommentReference">
    <w:name w:val="annotation reference"/>
    <w:basedOn w:val="DefaultParagraphFont"/>
    <w:uiPriority w:val="99"/>
    <w:semiHidden/>
    <w:unhideWhenUsed/>
    <w:rsid w:val="00EF144D"/>
    <w:rPr>
      <w:sz w:val="16"/>
      <w:szCs w:val="16"/>
    </w:rPr>
  </w:style>
  <w:style w:type="paragraph" w:styleId="CommentText">
    <w:name w:val="annotation text"/>
    <w:basedOn w:val="Normal"/>
    <w:link w:val="CommentTextChar"/>
    <w:uiPriority w:val="99"/>
    <w:unhideWhenUsed/>
    <w:rsid w:val="00EF144D"/>
    <w:pPr>
      <w:spacing w:line="240" w:lineRule="auto"/>
    </w:pPr>
    <w:rPr>
      <w:sz w:val="20"/>
      <w:szCs w:val="20"/>
    </w:rPr>
  </w:style>
  <w:style w:type="character" w:customStyle="1" w:styleId="CommentTextChar">
    <w:name w:val="Comment Text Char"/>
    <w:basedOn w:val="DefaultParagraphFont"/>
    <w:link w:val="CommentText"/>
    <w:uiPriority w:val="99"/>
    <w:rsid w:val="00EF144D"/>
    <w:rPr>
      <w:sz w:val="20"/>
      <w:szCs w:val="20"/>
    </w:rPr>
  </w:style>
  <w:style w:type="paragraph" w:styleId="CommentSubject">
    <w:name w:val="annotation subject"/>
    <w:basedOn w:val="CommentText"/>
    <w:next w:val="CommentText"/>
    <w:link w:val="CommentSubjectChar"/>
    <w:uiPriority w:val="99"/>
    <w:semiHidden/>
    <w:unhideWhenUsed/>
    <w:rsid w:val="00EF144D"/>
    <w:rPr>
      <w:b/>
      <w:bCs/>
    </w:rPr>
  </w:style>
  <w:style w:type="character" w:customStyle="1" w:styleId="CommentSubjectChar">
    <w:name w:val="Comment Subject Char"/>
    <w:basedOn w:val="CommentTextChar"/>
    <w:link w:val="CommentSubject"/>
    <w:uiPriority w:val="99"/>
    <w:semiHidden/>
    <w:rsid w:val="00EF144D"/>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microsoft.com/office/2016/09/relationships/commentsIds" Target="commentsIds.xml"/><Relationship Id="rId17" Type="http://schemas.microsoft.com/office/2018/08/relationships/commentsExtensible" Target="commentsExtensible.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5" Type="http://schemas.openxmlformats.org/officeDocument/2006/relationships/styles" Target="styles.xml"/><Relationship Id="rId15" Type="http://schemas.microsoft.com/office/2011/relationships/people" Target="people.xml"/><Relationship Id="rId10" Type="http://schemas.openxmlformats.org/officeDocument/2006/relationships/comments" Target="comments.xml"/><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E6D84959D7A6EE46870A0F91576C2DDE" ma:contentTypeVersion="10" ma:contentTypeDescription="Create a new document." ma:contentTypeScope="" ma:versionID="aee30a076b9b8075b7307f0f0fb3cf52">
  <xsd:schema xmlns:xsd="http://www.w3.org/2001/XMLSchema" xmlns:xs="http://www.w3.org/2001/XMLSchema" xmlns:p="http://schemas.microsoft.com/office/2006/metadata/properties" xmlns:ns2="fcc8152b-f722-47ee-b85a-b9a15c474a1f" xmlns:ns3="fc2101e5-6a92-459a-9548-169a0ae04be2" targetNamespace="http://schemas.microsoft.com/office/2006/metadata/properties" ma:root="true" ma:fieldsID="a41f302efdc6abad93d9355a71f09a88" ns2:_="" ns3:_="">
    <xsd:import namespace="fcc8152b-f722-47ee-b85a-b9a15c474a1f"/>
    <xsd:import namespace="fc2101e5-6a92-459a-9548-169a0ae04be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cc8152b-f722-47ee-b85a-b9a15c474a1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fc2101e5-6a92-459a-9548-169a0ae04be2"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30D0B4C-ECB3-4334-AE34-952589FE30A1}">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E90A960-4DDE-4B60-A2F9-7D1E394B1CB0}">
  <ds:schemaRefs>
    <ds:schemaRef ds:uri="http://schemas.microsoft.com/sharepoint/v3/contenttype/forms"/>
  </ds:schemaRefs>
</ds:datastoreItem>
</file>

<file path=customXml/itemProps3.xml><?xml version="1.0" encoding="utf-8"?>
<ds:datastoreItem xmlns:ds="http://schemas.openxmlformats.org/officeDocument/2006/customXml" ds:itemID="{C3A020E3-C5AF-4620-A3C3-ED63861D28C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cc8152b-f722-47ee-b85a-b9a15c474a1f"/>
    <ds:schemaRef ds:uri="fc2101e5-6a92-459a-9548-169a0ae04be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7AF7D21-81F4-44E7-9F71-7C8FF569C748}">
  <ds:schemaRefs>
    <ds:schemaRef ds:uri="http://schemas.openxmlformats.org/officeDocument/2006/bibliography"/>
  </ds:schemaRefs>
</ds:datastoreItem>
</file>

<file path=docMetadata/LabelInfo.xml><?xml version="1.0" encoding="utf-8"?>
<clbl:labelList xmlns:clbl="http://schemas.microsoft.com/office/2020/mipLabelMetadata">
  <clbl:label id="{034a106e-6316-442c-ad35-738afd673d2b}" enabled="1" method="Standard" siteId="{cddc1229-ac2a-4b97-b78a-0e5cacb5865c}"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14</Pages>
  <Words>15470</Words>
  <Characters>88179</Characters>
  <Application>Microsoft Office Word</Application>
  <DocSecurity>0</DocSecurity>
  <Lines>734</Lines>
  <Paragraphs>206</Paragraphs>
  <ScaleCrop>false</ScaleCrop>
  <Company>Government of Ontario</Company>
  <LinksUpToDate>false</LinksUpToDate>
  <CharactersWithSpaces>103443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c:creator>
  <cp:keywords/>
  <dc:description/>
  <cp:lastModifiedBy>Ryan Holt</cp:lastModifiedBy>
  <cp:revision>684</cp:revision>
  <dcterms:created xsi:type="dcterms:W3CDTF">2024-09-16T15:34:00Z</dcterms:created>
  <dcterms:modified xsi:type="dcterms:W3CDTF">2024-11-23T03:58:00Z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zotero-version="6.0.36"&gt;&lt;session id="sUiZ5yH4"/&gt;&lt;style id="http://www.zotero.org/styles/ecology" hasBibliography="1" bibliographyStyleHasBeenSet="1"/&gt;&lt;prefs&gt;&lt;pref name="fieldType" value="Field"/&gt;&lt;/prefs&gt;&lt;/data&gt;</vt:lpwstr>
  </property>
  <property fmtid="{D5CDD505-2E9C-101B-9397-08002B2CF9AE}" pid="3" name="ContentTypeId">
    <vt:lpwstr>0x010100E6D84959D7A6EE46870A0F91576C2DDE</vt:lpwstr>
  </property>
</Properties>
</file>